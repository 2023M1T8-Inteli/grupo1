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F05CD" w14:textId="77777777" w:rsidR="007C75A7" w:rsidRDefault="009664D2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08" w:right="720"/>
        <w:jc w:val="center"/>
        <w:rPr>
          <w:rFonts w:ascii="Space Mono" w:eastAsia="Space Mono" w:hAnsi="Space Mono" w:cs="Space Mono"/>
          <w:b/>
          <w:smallCaps/>
          <w:sz w:val="48"/>
          <w:szCs w:val="48"/>
        </w:rPr>
      </w:pPr>
      <w:r>
        <w:rPr>
          <w:rFonts w:ascii="Space Mono" w:eastAsia="Space Mono" w:hAnsi="Space Mono" w:cs="Space Mono"/>
          <w:b/>
          <w:smallCaps/>
          <w:sz w:val="48"/>
          <w:szCs w:val="48"/>
        </w:rPr>
        <w:t xml:space="preserve">Game Design </w:t>
      </w:r>
      <w:proofErr w:type="spellStart"/>
      <w:r>
        <w:rPr>
          <w:rFonts w:ascii="Space Mono" w:eastAsia="Space Mono" w:hAnsi="Space Mono" w:cs="Space Mono"/>
          <w:b/>
          <w:smallCaps/>
          <w:sz w:val="48"/>
          <w:szCs w:val="48"/>
        </w:rPr>
        <w:t>Document</w:t>
      </w:r>
      <w:proofErr w:type="spellEnd"/>
    </w:p>
    <w:p w14:paraId="284E7140" w14:textId="77777777" w:rsidR="007C75A7" w:rsidRDefault="009664D2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08" w:right="720"/>
        <w:jc w:val="center"/>
        <w:rPr>
          <w:rFonts w:ascii="Space Mono" w:eastAsia="Space Mono" w:hAnsi="Space Mono" w:cs="Space Mono"/>
          <w:b/>
          <w:smallCaps/>
          <w:color w:val="000000"/>
          <w:sz w:val="46"/>
          <w:szCs w:val="46"/>
        </w:rPr>
      </w:pPr>
      <w:r>
        <w:rPr>
          <w:rFonts w:ascii="Space Mono" w:eastAsia="Space Mono" w:hAnsi="Space Mono" w:cs="Space Mono"/>
          <w:b/>
          <w:smallCaps/>
          <w:sz w:val="46"/>
          <w:szCs w:val="46"/>
        </w:rPr>
        <w:t>DOCUMENTAÇÃO DE DESIGN DO JOGO</w:t>
      </w:r>
    </w:p>
    <w:p w14:paraId="645B6DAE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228B865A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5DADF1E0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75250DA4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298942AB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11CF57CA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5A67A6AA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5571B022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057EE32B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6FDDA1CA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jc w:val="center"/>
        <w:rPr>
          <w:rFonts w:ascii="Manrope Medium" w:eastAsia="Manrope Medium" w:hAnsi="Manrope Medium" w:cs="Manrope Medium"/>
          <w:color w:val="000000"/>
          <w:sz w:val="48"/>
          <w:szCs w:val="48"/>
        </w:rPr>
      </w:pPr>
      <w:r>
        <w:rPr>
          <w:rFonts w:ascii="Manrope Medium" w:eastAsia="Manrope Medium" w:hAnsi="Manrope Medium" w:cs="Manrope Medium"/>
          <w:color w:val="000000"/>
          <w:sz w:val="48"/>
          <w:szCs w:val="48"/>
        </w:rPr>
        <w:t>&lt;</w:t>
      </w:r>
      <w:r>
        <w:rPr>
          <w:rFonts w:ascii="Manrope Medium" w:eastAsia="Manrope Medium" w:hAnsi="Manrope Medium" w:cs="Manrope Medium"/>
          <w:color w:val="4472C4"/>
          <w:sz w:val="48"/>
          <w:szCs w:val="48"/>
        </w:rPr>
        <w:t>As Aventuras de Fibrinha</w:t>
      </w:r>
      <w:r>
        <w:rPr>
          <w:rFonts w:ascii="Manrope Medium" w:eastAsia="Manrope Medium" w:hAnsi="Manrope Medium" w:cs="Manrope Medium"/>
          <w:color w:val="000000"/>
          <w:sz w:val="48"/>
          <w:szCs w:val="48"/>
        </w:rPr>
        <w:t>&gt;</w:t>
      </w:r>
    </w:p>
    <w:p w14:paraId="2494B2ED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77A10157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76BD5F3D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59FB9215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23201143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204304D1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461C98B9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521BC008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0DA2D00C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Manrope Medium" w:eastAsia="Manrope Medium" w:hAnsi="Manrope Medium" w:cs="Manrope Medium"/>
          <w:color w:val="4472C4"/>
          <w:sz w:val="20"/>
          <w:szCs w:val="20"/>
        </w:rPr>
      </w:pPr>
      <w:r>
        <w:rPr>
          <w:rFonts w:ascii="Manrope Medium" w:eastAsia="Manrope Medium" w:hAnsi="Manrope Medium" w:cs="Manrope Medium"/>
          <w:color w:val="000000"/>
          <w:sz w:val="20"/>
          <w:szCs w:val="20"/>
        </w:rPr>
        <w:t>Autores: &lt;</w:t>
      </w:r>
      <w:r>
        <w:rPr>
          <w:rFonts w:ascii="Manrope Medium" w:eastAsia="Manrope Medium" w:hAnsi="Manrope Medium" w:cs="Manrope Medium"/>
          <w:color w:val="4472C4"/>
          <w:sz w:val="20"/>
          <w:szCs w:val="20"/>
        </w:rPr>
        <w:t>Bruno Gottardo Conti</w:t>
      </w:r>
    </w:p>
    <w:p w14:paraId="3A14075E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Daniel Augusto Rivas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Mendez</w:t>
      </w:r>
      <w:proofErr w:type="spellEnd"/>
    </w:p>
    <w:p w14:paraId="2D6B8508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>Luiza Rodrigues Santana</w:t>
      </w:r>
    </w:p>
    <w:p w14:paraId="10DB3C41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>Mário Ventura Medeiros</w:t>
      </w:r>
    </w:p>
    <w:p w14:paraId="45A353DE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>Matheus Ribeiro Dos Santos</w:t>
      </w:r>
    </w:p>
    <w:p w14:paraId="25D545B7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Manrope Medium" w:eastAsia="Manrope Medium" w:hAnsi="Manrope Medium" w:cs="Manrope Medium"/>
          <w:color w:val="000000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Victor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Corazza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Genioli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de Oliveira</w:t>
      </w:r>
      <w:r>
        <w:rPr>
          <w:rFonts w:ascii="Manrope Medium" w:eastAsia="Manrope Medium" w:hAnsi="Manrope Medium" w:cs="Manrope Medium"/>
          <w:color w:val="000000"/>
          <w:sz w:val="20"/>
          <w:szCs w:val="20"/>
        </w:rPr>
        <w:t>&gt;</w:t>
      </w:r>
    </w:p>
    <w:p w14:paraId="01E03DB3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Manrope Medium" w:eastAsia="Manrope Medium" w:hAnsi="Manrope Medium" w:cs="Manrope Medium"/>
          <w:color w:val="000000"/>
          <w:sz w:val="20"/>
          <w:szCs w:val="20"/>
        </w:rPr>
      </w:pPr>
      <w:r>
        <w:rPr>
          <w:rFonts w:ascii="Manrope Medium" w:eastAsia="Manrope Medium" w:hAnsi="Manrope Medium" w:cs="Manrope Medium"/>
          <w:color w:val="000000"/>
          <w:sz w:val="20"/>
          <w:szCs w:val="20"/>
        </w:rPr>
        <w:t>Data de criação:&lt;</w:t>
      </w:r>
      <w:r>
        <w:rPr>
          <w:rFonts w:ascii="Manrope Medium" w:eastAsia="Manrope Medium" w:hAnsi="Manrope Medium" w:cs="Manrope Medium"/>
          <w:color w:val="4472C4"/>
          <w:sz w:val="20"/>
          <w:szCs w:val="20"/>
        </w:rPr>
        <w:t>07/02/2023</w:t>
      </w:r>
      <w:r>
        <w:rPr>
          <w:rFonts w:ascii="Manrope Medium" w:eastAsia="Manrope Medium" w:hAnsi="Manrope Medium" w:cs="Manrope Medium"/>
          <w:color w:val="000000"/>
          <w:sz w:val="20"/>
          <w:szCs w:val="20"/>
        </w:rPr>
        <w:t>&gt;</w:t>
      </w:r>
    </w:p>
    <w:p w14:paraId="12ABA2B2" w14:textId="7F90BE8C" w:rsidR="007C75A7" w:rsidRDefault="427944E8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Manrope Medium" w:eastAsia="Manrope Medium" w:hAnsi="Manrope Medium" w:cs="Manrope Medium"/>
          <w:color w:val="000000"/>
          <w:sz w:val="20"/>
          <w:szCs w:val="20"/>
        </w:rPr>
      </w:pPr>
      <w:bookmarkStart w:id="0" w:name="_heading=h.gjdgxs" w:colFirst="0" w:colLast="0"/>
      <w:bookmarkEnd w:id="0"/>
      <w:r w:rsidRPr="427944E8">
        <w:rPr>
          <w:rFonts w:ascii="Manrope Medium" w:eastAsia="Manrope Medium" w:hAnsi="Manrope Medium" w:cs="Manrope Medium"/>
          <w:color w:val="000000" w:themeColor="text1"/>
          <w:sz w:val="20"/>
          <w:szCs w:val="20"/>
        </w:rPr>
        <w:t>Versão: &lt;</w:t>
      </w:r>
      <w:del w:id="1" w:author="Daniel Mendez" w:date="2023-03-25T01:21:00Z">
        <w:r w:rsidR="009664D2" w:rsidRPr="427944E8" w:rsidDel="427944E8">
          <w:rPr>
            <w:rFonts w:ascii="Manrope Medium" w:eastAsia="Manrope Medium" w:hAnsi="Manrope Medium" w:cs="Manrope Medium"/>
            <w:color w:val="4472C4"/>
            <w:sz w:val="20"/>
            <w:szCs w:val="20"/>
          </w:rPr>
          <w:delText>2</w:delText>
        </w:r>
      </w:del>
      <w:ins w:id="2" w:author="Daniel Mendez" w:date="2023-03-25T01:22:00Z">
        <w:r w:rsidRPr="427944E8">
          <w:rPr>
            <w:rFonts w:ascii="Manrope Medium" w:eastAsia="Manrope Medium" w:hAnsi="Manrope Medium" w:cs="Manrope Medium"/>
            <w:color w:val="4472C4"/>
            <w:sz w:val="20"/>
            <w:szCs w:val="20"/>
          </w:rPr>
          <w:t>4</w:t>
        </w:r>
      </w:ins>
      <w:r w:rsidRPr="427944E8">
        <w:rPr>
          <w:rFonts w:ascii="Manrope Medium" w:eastAsia="Manrope Medium" w:hAnsi="Manrope Medium" w:cs="Manrope Medium"/>
          <w:color w:val="4472C4"/>
          <w:sz w:val="20"/>
          <w:szCs w:val="20"/>
        </w:rPr>
        <w:t>.0</w:t>
      </w:r>
      <w:r w:rsidRPr="427944E8">
        <w:rPr>
          <w:rFonts w:ascii="Manrope Medium" w:eastAsia="Manrope Medium" w:hAnsi="Manrope Medium" w:cs="Manrope Medium"/>
          <w:color w:val="000000" w:themeColor="text1"/>
          <w:sz w:val="20"/>
          <w:szCs w:val="20"/>
        </w:rPr>
        <w:t>&gt;</w:t>
      </w:r>
    </w:p>
    <w:p w14:paraId="5D8D2FA7" w14:textId="77777777" w:rsidR="007C75A7" w:rsidRDefault="009664D2">
      <w:pPr>
        <w:pStyle w:val="Title"/>
        <w:numPr>
          <w:ilvl w:val="0"/>
          <w:numId w:val="2"/>
        </w:numPr>
      </w:pPr>
      <w:bookmarkStart w:id="3" w:name="_heading=h.30j0zll" w:colFirst="0" w:colLast="0"/>
      <w:bookmarkEnd w:id="3"/>
      <w:r>
        <w:t>Controle do Documento</w:t>
      </w:r>
    </w:p>
    <w:p w14:paraId="0C69F1DD" w14:textId="77777777" w:rsidR="007C75A7" w:rsidRDefault="007C75A7">
      <w:pPr>
        <w:keepNext/>
        <w:keepLines/>
        <w:numPr>
          <w:ilvl w:val="0"/>
          <w:numId w:val="2"/>
        </w:numPr>
        <w:shd w:val="clear" w:color="auto" w:fill="000000"/>
        <w:spacing w:before="240" w:line="360" w:lineRule="auto"/>
        <w:ind w:right="7920"/>
        <w:jc w:val="both"/>
        <w:rPr>
          <w:sz w:val="8"/>
          <w:szCs w:val="8"/>
        </w:rPr>
      </w:pPr>
      <w:bookmarkStart w:id="4" w:name="_heading=h.1fob9te" w:colFirst="0" w:colLast="0"/>
      <w:bookmarkEnd w:id="4"/>
    </w:p>
    <w:p w14:paraId="577056BE" w14:textId="77777777" w:rsidR="007C75A7" w:rsidRDefault="007C75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bookmarkStart w:id="5" w:name="_heading=h.3znysh7" w:colFirst="0" w:colLast="0"/>
      <w:bookmarkEnd w:id="5"/>
    </w:p>
    <w:p w14:paraId="0BBC9E5A" w14:textId="77777777" w:rsidR="007C75A7" w:rsidRDefault="009664D2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bookmarkStart w:id="6" w:name="_heading=h.2et92p0" w:colFirst="0" w:colLast="0"/>
      <w:bookmarkEnd w:id="6"/>
      <w:r>
        <w:rPr>
          <w:rFonts w:ascii="Manrope Medium" w:eastAsia="Manrope Medium" w:hAnsi="Manrope Medium" w:cs="Manrope Medium"/>
          <w:color w:val="000000"/>
          <w:sz w:val="24"/>
          <w:szCs w:val="24"/>
        </w:rPr>
        <w:t>Histórico de revisões</w:t>
      </w:r>
    </w:p>
    <w:tbl>
      <w:tblPr>
        <w:tblW w:w="11199" w:type="dxa"/>
        <w:tblInd w:w="-2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  <w:tblPrChange w:id="7" w:author="victor oliveira" w:date="2023-03-24T23:27:00Z">
          <w:tblPr>
            <w:tblW w:w="10206" w:type="dxa"/>
            <w:tbl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  <w:insideH w:val="single" w:sz="6" w:space="0" w:color="000000"/>
              <w:insideV w:val="single" w:sz="6" w:space="0" w:color="000000"/>
            </w:tblBorders>
            <w:tblLayout w:type="fixed"/>
            <w:tblCellMar>
              <w:left w:w="96" w:type="dxa"/>
              <w:right w:w="96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277"/>
        <w:gridCol w:w="1715"/>
        <w:gridCol w:w="212"/>
        <w:gridCol w:w="2325"/>
        <w:gridCol w:w="723"/>
        <w:gridCol w:w="763"/>
        <w:gridCol w:w="3301"/>
        <w:gridCol w:w="883"/>
        <w:tblGridChange w:id="8">
          <w:tblGrid>
            <w:gridCol w:w="284"/>
            <w:gridCol w:w="993"/>
            <w:gridCol w:w="567"/>
            <w:gridCol w:w="1148"/>
            <w:gridCol w:w="1341"/>
            <w:gridCol w:w="1196"/>
            <w:gridCol w:w="340"/>
            <w:gridCol w:w="383"/>
            <w:gridCol w:w="763"/>
            <w:gridCol w:w="3301"/>
            <w:gridCol w:w="174"/>
            <w:gridCol w:w="284"/>
            <w:gridCol w:w="425"/>
          </w:tblGrid>
        </w:tblGridChange>
      </w:tblGrid>
      <w:tr w:rsidR="00EC6F6E" w14:paraId="306D68D6" w14:textId="77777777" w:rsidTr="0083254B">
        <w:trPr>
          <w:trPrChange w:id="9" w:author="victor oliveira" w:date="2023-03-24T23:27:00Z">
            <w:trPr>
              <w:gridBefore w:val="1"/>
              <w:gridAfter w:val="0"/>
            </w:trPr>
          </w:trPrChange>
        </w:trPr>
        <w:tc>
          <w:tcPr>
            <w:tcW w:w="1277" w:type="dxa"/>
            <w:tcBorders>
              <w:top w:val="single" w:sz="12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E6E6E6"/>
            <w:tcPrChange w:id="10" w:author="victor oliveira" w:date="2023-03-24T23:27:00Z">
              <w:tcPr>
                <w:tcW w:w="1560" w:type="dxa"/>
                <w:gridSpan w:val="2"/>
                <w:tcBorders>
                  <w:top w:val="single" w:sz="12" w:space="0" w:color="000000" w:themeColor="text1"/>
                  <w:left w:val="nil"/>
                  <w:bottom w:val="single" w:sz="6" w:space="0" w:color="000000" w:themeColor="text1"/>
                  <w:right w:val="nil"/>
                </w:tcBorders>
                <w:shd w:val="clear" w:color="auto" w:fill="E6E6E6"/>
              </w:tcPr>
            </w:tcPrChange>
          </w:tcPr>
          <w:p w14:paraId="333AE7B7" w14:textId="5266EFB1" w:rsidR="00EC6F6E" w:rsidRDefault="006005A5" w:rsidP="00600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="Manrope" w:eastAsia="Manrope" w:hAnsi="Manrope" w:cs="Manrope"/>
                <w:b/>
                <w:color w:val="000000"/>
                <w:sz w:val="18"/>
                <w:szCs w:val="18"/>
              </w:rPr>
              <w:pPrChange w:id="11" w:author="victor oliveira" w:date="2023-03-24T23:17:00Z">
                <w:pPr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120" w:after="120" w:line="360" w:lineRule="auto"/>
                  <w:jc w:val="center"/>
                </w:pPr>
              </w:pPrChange>
            </w:pPr>
            <w:ins w:id="12" w:author="victor oliveira" w:date="2023-03-24T23:17:00Z">
              <w:r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t xml:space="preserve">      Data</w:t>
              </w:r>
            </w:ins>
            <w:del w:id="13" w:author="victor oliveira" w:date="2023-03-24T23:14:00Z">
              <w:r w:rsidR="00EC6F6E" w:rsidDel="006005A5"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delText>Autor</w:delText>
              </w:r>
            </w:del>
          </w:p>
        </w:tc>
        <w:tc>
          <w:tcPr>
            <w:tcW w:w="5738" w:type="dxa"/>
            <w:gridSpan w:val="5"/>
            <w:tcBorders>
              <w:top w:val="single" w:sz="12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E6E6E6"/>
            <w:tcPrChange w:id="14" w:author="victor oliveira" w:date="2023-03-24T23:27:00Z">
              <w:tcPr>
                <w:tcW w:w="3685" w:type="dxa"/>
                <w:gridSpan w:val="3"/>
                <w:tcBorders>
                  <w:top w:val="single" w:sz="12" w:space="0" w:color="000000" w:themeColor="text1"/>
                  <w:left w:val="nil"/>
                  <w:bottom w:val="single" w:sz="6" w:space="0" w:color="000000" w:themeColor="text1"/>
                  <w:right w:val="nil"/>
                </w:tcBorders>
                <w:shd w:val="clear" w:color="auto" w:fill="E6E6E6"/>
              </w:tcPr>
            </w:tcPrChange>
          </w:tcPr>
          <w:p w14:paraId="75D81C69" w14:textId="70C2D56F" w:rsidR="00EC6F6E" w:rsidRDefault="00B32587" w:rsidP="00600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="Manrope" w:eastAsia="Manrope" w:hAnsi="Manrope" w:cs="Manrope"/>
                <w:b/>
                <w:color w:val="000000"/>
                <w:sz w:val="18"/>
                <w:szCs w:val="18"/>
              </w:rPr>
              <w:pPrChange w:id="15" w:author="victor oliveira" w:date="2023-03-24T23:17:00Z">
                <w:pPr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120" w:after="120" w:line="360" w:lineRule="auto"/>
                  <w:jc w:val="center"/>
                </w:pPr>
              </w:pPrChange>
            </w:pPr>
            <w:ins w:id="16" w:author="victor oliveira" w:date="2023-03-24T23:24:00Z">
              <w:r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t xml:space="preserve">                   </w:t>
              </w:r>
            </w:ins>
            <w:ins w:id="17" w:author="victor oliveira" w:date="2023-03-24T23:28:00Z">
              <w:r w:rsidR="0083254B"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t xml:space="preserve">   </w:t>
              </w:r>
            </w:ins>
            <w:ins w:id="18" w:author="victor oliveira" w:date="2023-03-24T23:29:00Z">
              <w:r w:rsidR="0083254B"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t xml:space="preserve">        </w:t>
              </w:r>
            </w:ins>
            <w:ins w:id="19" w:author="victor oliveira" w:date="2023-03-24T23:24:00Z">
              <w:r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t xml:space="preserve">     Nomes       </w:t>
              </w:r>
            </w:ins>
            <w:ins w:id="20" w:author="victor oliveira" w:date="2023-03-24T23:29:00Z">
              <w:r w:rsidR="0083254B"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t xml:space="preserve">  </w:t>
              </w:r>
            </w:ins>
            <w:ins w:id="21" w:author="victor oliveira" w:date="2023-03-24T23:24:00Z">
              <w:r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t xml:space="preserve">                                                        </w:t>
              </w:r>
            </w:ins>
            <w:ins w:id="22" w:author="victor oliveira" w:date="2023-03-24T23:27:00Z">
              <w:r w:rsidR="0083254B"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t>V</w:t>
              </w:r>
            </w:ins>
            <w:ins w:id="23" w:author="victor oliveira" w:date="2023-03-24T23:24:00Z">
              <w:r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t xml:space="preserve">ersão </w:t>
              </w:r>
            </w:ins>
            <w:del w:id="24" w:author="victor oliveira" w:date="2023-03-24T23:17:00Z">
              <w:r w:rsidR="00EC6F6E" w:rsidDel="006005A5"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delText>Versão</w:delText>
              </w:r>
            </w:del>
          </w:p>
        </w:tc>
        <w:tc>
          <w:tcPr>
            <w:tcW w:w="4184" w:type="dxa"/>
            <w:gridSpan w:val="2"/>
            <w:tcBorders>
              <w:top w:val="single" w:sz="12" w:space="0" w:color="000000" w:themeColor="text1"/>
              <w:left w:val="nil"/>
              <w:bottom w:val="single" w:sz="6" w:space="0" w:color="000000" w:themeColor="text1"/>
            </w:tcBorders>
            <w:shd w:val="clear" w:color="auto" w:fill="E6E6E6"/>
            <w:tcPrChange w:id="25" w:author="victor oliveira" w:date="2023-03-24T23:27:00Z">
              <w:tcPr>
                <w:tcW w:w="4961" w:type="dxa"/>
                <w:gridSpan w:val="5"/>
                <w:tcBorders>
                  <w:top w:val="single" w:sz="12" w:space="0" w:color="000000" w:themeColor="text1"/>
                  <w:left w:val="nil"/>
                  <w:bottom w:val="single" w:sz="6" w:space="0" w:color="000000" w:themeColor="text1"/>
                </w:tcBorders>
                <w:shd w:val="clear" w:color="auto" w:fill="E6E6E6"/>
              </w:tcPr>
            </w:tcPrChange>
          </w:tcPr>
          <w:p w14:paraId="7EC6EC8A" w14:textId="2B6473CA" w:rsidR="00EC6F6E" w:rsidRDefault="00B32587" w:rsidP="00B3258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="Manrope" w:eastAsia="Manrope" w:hAnsi="Manrope" w:cs="Manrope"/>
                <w:b/>
                <w:color w:val="000000"/>
                <w:sz w:val="18"/>
                <w:szCs w:val="18"/>
              </w:rPr>
              <w:pPrChange w:id="26" w:author="victor oliveira" w:date="2023-03-24T23:24:00Z">
                <w:pPr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120" w:after="120" w:line="360" w:lineRule="auto"/>
                  <w:jc w:val="center"/>
                </w:pPr>
              </w:pPrChange>
            </w:pPr>
            <w:ins w:id="27" w:author="victor oliveira" w:date="2023-03-24T23:24:00Z">
              <w:r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t xml:space="preserve"> </w:t>
              </w:r>
            </w:ins>
            <w:ins w:id="28" w:author="victor oliveira" w:date="2023-03-24T23:28:00Z">
              <w:r w:rsidR="0083254B"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t xml:space="preserve">                        Descrição </w:t>
              </w:r>
            </w:ins>
            <w:del w:id="29" w:author="victor oliveira" w:date="2023-03-24T23:17:00Z">
              <w:r w:rsidR="00EC6F6E" w:rsidDel="006005A5">
                <w:rPr>
                  <w:rFonts w:ascii="Manrope" w:eastAsia="Manrope" w:hAnsi="Manrope" w:cs="Manrope"/>
                  <w:b/>
                  <w:color w:val="000000"/>
                  <w:sz w:val="18"/>
                  <w:szCs w:val="18"/>
                </w:rPr>
                <w:delText>Resumo da atividade</w:delText>
              </w:r>
            </w:del>
          </w:p>
        </w:tc>
      </w:tr>
      <w:tr w:rsidR="001D0D16" w:rsidDel="006005A5" w14:paraId="6462FFA4" w14:textId="2B27EA9A" w:rsidTr="0083254B">
        <w:trPr>
          <w:trHeight w:val="60"/>
          <w:del w:id="30" w:author="victor oliveira" w:date="2023-03-24T23:17:00Z"/>
        </w:trPr>
        <w:tc>
          <w:tcPr>
            <w:tcW w:w="127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808080" w:themeFill="background1" w:themeFillShade="80"/>
          </w:tcPr>
          <w:p w14:paraId="09EB2275" w14:textId="77777777" w:rsidR="00EC6F6E" w:rsidDel="006005A5" w:rsidRDefault="00EC6F6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31" w:author="victor oliveira" w:date="2023-03-24T23:17:00Z"/>
                <w:rFonts w:ascii="Manrope Medium" w:eastAsia="Manrope Medium" w:hAnsi="Manrope Medium" w:cs="Manrope Medium"/>
                <w:color w:val="000000"/>
                <w:sz w:val="8"/>
                <w:szCs w:val="8"/>
              </w:rPr>
            </w:pPr>
          </w:p>
        </w:tc>
        <w:tc>
          <w:tcPr>
            <w:tcW w:w="5738" w:type="dxa"/>
            <w:gridSpan w:val="5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808080" w:themeFill="background1" w:themeFillShade="80"/>
          </w:tcPr>
          <w:p w14:paraId="1C95A544" w14:textId="77777777" w:rsidR="00EC6F6E" w:rsidDel="006005A5" w:rsidRDefault="00EC6F6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32" w:author="victor oliveira" w:date="2023-03-24T23:17:00Z"/>
                <w:rFonts w:ascii="Manrope Medium" w:eastAsia="Manrope Medium" w:hAnsi="Manrope Medium" w:cs="Manrope Medium"/>
                <w:color w:val="000000"/>
                <w:sz w:val="8"/>
                <w:szCs w:val="8"/>
              </w:rPr>
            </w:pPr>
          </w:p>
        </w:tc>
        <w:tc>
          <w:tcPr>
            <w:tcW w:w="4184" w:type="dxa"/>
            <w:gridSpan w:val="2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808080" w:themeFill="background1" w:themeFillShade="80"/>
          </w:tcPr>
          <w:p w14:paraId="33F1F579" w14:textId="77777777" w:rsidR="00EC6F6E" w:rsidDel="006005A5" w:rsidRDefault="00EC6F6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33" w:author="victor oliveira" w:date="2023-03-24T23:17:00Z"/>
                <w:rFonts w:ascii="Manrope Medium" w:eastAsia="Manrope Medium" w:hAnsi="Manrope Medium" w:cs="Manrope Medium"/>
                <w:color w:val="000000"/>
                <w:sz w:val="8"/>
                <w:szCs w:val="8"/>
              </w:rPr>
            </w:pPr>
          </w:p>
        </w:tc>
      </w:tr>
      <w:tr w:rsidR="001D0D16" w:rsidDel="006005A5" w14:paraId="5C7BBC4F" w14:textId="6C30735E" w:rsidTr="0083254B">
        <w:trPr>
          <w:del w:id="34" w:author="victor oliveira" w:date="2023-03-24T23:17:00Z"/>
        </w:trPr>
        <w:tc>
          <w:tcPr>
            <w:tcW w:w="1277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32D75CE4" w14:textId="77777777" w:rsidR="00EC6F6E" w:rsidDel="006005A5" w:rsidRDefault="00EC6F6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35" w:author="victor oliveira" w:date="2023-03-24T23:17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del w:id="36" w:author="victor oliveira" w:date="2023-03-24T23:17:00Z">
              <w:r w:rsidDel="006005A5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delText>&lt;</w:delText>
              </w:r>
              <w:r w:rsidDel="006005A5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Nome do autor</w:delText>
              </w:r>
              <w:r w:rsidDel="006005A5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delText>&gt;</w:delText>
              </w:r>
            </w:del>
          </w:p>
        </w:tc>
        <w:tc>
          <w:tcPr>
            <w:tcW w:w="5738" w:type="dxa"/>
            <w:gridSpan w:val="5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0B13734B" w14:textId="77777777" w:rsidR="00EC6F6E" w:rsidDel="006005A5" w:rsidRDefault="00EC6F6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37" w:author="victor oliveira" w:date="2023-03-24T23:17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del w:id="38" w:author="victor oliveira" w:date="2023-03-24T23:17:00Z">
              <w:r w:rsidDel="006005A5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&lt;</w:delText>
              </w:r>
              <w:r w:rsidDel="006005A5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Número da versão</w:delText>
              </w:r>
              <w:r w:rsidDel="006005A5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delText>&gt;</w:delText>
              </w:r>
            </w:del>
          </w:p>
        </w:tc>
        <w:tc>
          <w:tcPr>
            <w:tcW w:w="4184" w:type="dxa"/>
            <w:gridSpan w:val="2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</w:tcPr>
          <w:p w14:paraId="043ABD45" w14:textId="00280DCA" w:rsidR="00EC6F6E" w:rsidDel="006005A5" w:rsidRDefault="00EC6F6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39" w:author="victor oliveira" w:date="2023-03-24T23:17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del w:id="40" w:author="victor oliveira" w:date="2023-03-24T23:17:00Z">
              <w:r w:rsidRPr="5297880E" w:rsidDel="006005A5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delText>&lt;</w:delText>
              </w:r>
              <w:r w:rsidDel="006005A5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Descrever o que foi feito nesta versão</w:delText>
              </w:r>
              <w:r w:rsidRPr="5297880E" w:rsidDel="006005A5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delText>&gt;</w:delText>
              </w:r>
            </w:del>
          </w:p>
        </w:tc>
      </w:tr>
      <w:tr w:rsidR="00EC6F6E" w:rsidDel="006005A5" w14:paraId="44616A8B" w14:textId="77777777" w:rsidTr="0083254B">
        <w:tblPrEx>
          <w:tblPrExChange w:id="41" w:author="victor oliveira" w:date="2023-03-24T23:26:00Z">
            <w:tblPrEx>
              <w:tblW w:w="10774" w:type="dxa"/>
              <w:tblInd w:w="-284" w:type="dxa"/>
            </w:tblPrEx>
          </w:tblPrExChange>
        </w:tblPrEx>
        <w:trPr>
          <w:trHeight w:val="300"/>
          <w:del w:id="42" w:author="victor oliveira" w:date="2023-03-24T23:17:00Z"/>
          <w:trPrChange w:id="43" w:author="victor oliveira" w:date="2023-03-24T23:26:00Z">
            <w:trPr>
              <w:gridAfter w:val="0"/>
              <w:trHeight w:val="300"/>
            </w:trPr>
          </w:trPrChange>
        </w:trPr>
        <w:tc>
          <w:tcPr>
            <w:tcW w:w="2992" w:type="dxa"/>
            <w:gridSpan w:val="2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44" w:author="victor oliveira" w:date="2023-03-24T23:26:00Z">
              <w:tcPr>
                <w:tcW w:w="4233" w:type="dxa"/>
                <w:gridSpan w:val="4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11F3FE0A" w14:textId="4985B4DD" w:rsidR="478C7763" w:rsidRPr="478C7763" w:rsidRDefault="478C7763" w:rsidP="478C776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</w:p>
        </w:tc>
        <w:tc>
          <w:tcPr>
            <w:tcW w:w="212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4" w:space="0" w:color="auto"/>
            </w:tcBorders>
            <w:tcPrChange w:id="45" w:author="victor oliveira" w:date="2023-03-24T23:26:00Z">
              <w:tcPr>
                <w:tcW w:w="1844" w:type="dxa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58658938" w14:textId="5D68BCFE" w:rsidR="00EC6F6E" w:rsidDel="006005A5" w:rsidRDefault="478C776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46" w:author="victor oliveira" w:date="2023-03-24T23:17:00Z"/>
                <w:rFonts w:ascii="Manrope Medium" w:eastAsia="Manrope Medium" w:hAnsi="Manrope Medium" w:cs="Manrope Medium"/>
                <w:sz w:val="18"/>
                <w:szCs w:val="18"/>
              </w:rPr>
            </w:pPr>
            <w:ins w:id="47" w:author="Daniel Mendez" w:date="2023-03-25T02:19:00Z">
              <w:r w:rsidRPr="478C7763"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, Victor </w:t>
              </w:r>
              <w:proofErr w:type="spellStart"/>
              <w:r w:rsidRPr="478C7763">
                <w:rPr>
                  <w:rFonts w:ascii="Manrope Medium" w:eastAsia="Manrope Medium" w:hAnsi="Manrope Medium" w:cs="Manrope Medium"/>
                  <w:sz w:val="18"/>
                  <w:szCs w:val="18"/>
                </w:rPr>
                <w:t>Corazza</w:t>
              </w:r>
            </w:ins>
            <w:proofErr w:type="spellEnd"/>
          </w:p>
        </w:tc>
        <w:tc>
          <w:tcPr>
            <w:tcW w:w="3811" w:type="dxa"/>
            <w:gridSpan w:val="3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PrChange w:id="48" w:author="victor oliveira" w:date="2023-03-24T23:26:00Z">
              <w:tcPr>
                <w:tcW w:w="3685" w:type="dxa"/>
                <w:gridSpan w:val="4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4A4DFD0A" w14:textId="77777777" w:rsidR="00EC6F6E" w:rsidDel="006005A5" w:rsidRDefault="00EC6F6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49" w:author="victor oliveira" w:date="2023-03-24T23:17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del w:id="50" w:author="victor oliveira" w:date="2023-03-24T23:17:00Z">
              <w:r w:rsidDel="006005A5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3.0</w:delText>
              </w:r>
            </w:del>
          </w:p>
        </w:tc>
        <w:tc>
          <w:tcPr>
            <w:tcW w:w="4184" w:type="dxa"/>
            <w:gridSpan w:val="2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PrChange w:id="51" w:author="victor oliveira" w:date="2023-03-24T23:26:00Z">
              <w:tcPr>
                <w:tcW w:w="5245" w:type="dxa"/>
                <w:gridSpan w:val="3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2CF13E5A" w14:textId="77777777" w:rsidR="00EC6F6E" w:rsidDel="006005A5" w:rsidRDefault="00EC6F6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52" w:author="victor oliveira" w:date="2023-03-24T23:17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commentRangeStart w:id="53"/>
            <w:del w:id="54" w:author="victor oliveira" w:date="2023-03-24T23:17:00Z">
              <w:r w:rsidDel="006005A5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 xml:space="preserve">Integração entre os textos e correções apontadas na versão passada, mudança dos templates, adição da secção 8 (Relatório de testes). </w:delText>
              </w:r>
              <w:commentRangeEnd w:id="53"/>
              <w:r w:rsidDel="006005A5">
                <w:rPr>
                  <w:rStyle w:val="CommentReference"/>
                </w:rPr>
                <w:commentReference w:id="53"/>
              </w:r>
            </w:del>
          </w:p>
        </w:tc>
      </w:tr>
      <w:tr w:rsidR="00EC6F6E" w:rsidDel="006005A5" w14:paraId="3D4E9382" w14:textId="77777777" w:rsidTr="0083254B">
        <w:tblPrEx>
          <w:tblPrExChange w:id="55" w:author="victor oliveira" w:date="2023-03-24T23:26:00Z">
            <w:tblPrEx>
              <w:tblW w:w="10774" w:type="dxa"/>
              <w:tblInd w:w="-284" w:type="dxa"/>
            </w:tblPrEx>
          </w:tblPrExChange>
        </w:tblPrEx>
        <w:trPr>
          <w:trHeight w:val="600"/>
          <w:del w:id="56" w:author="victor oliveira" w:date="2023-03-24T23:17:00Z"/>
          <w:trPrChange w:id="57" w:author="victor oliveira" w:date="2023-03-24T23:26:00Z">
            <w:trPr>
              <w:gridAfter w:val="0"/>
              <w:trHeight w:val="600"/>
            </w:trPr>
          </w:trPrChange>
        </w:trPr>
        <w:tc>
          <w:tcPr>
            <w:tcW w:w="2992" w:type="dxa"/>
            <w:gridSpan w:val="2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58" w:author="victor oliveira" w:date="2023-03-24T23:26:00Z">
              <w:tcPr>
                <w:tcW w:w="1844" w:type="dxa"/>
                <w:gridSpan w:val="4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7E28D6B7" w14:textId="73A46183" w:rsidR="00EC6F6E" w:rsidDel="006005A5" w:rsidRDefault="00EC6F6E" w:rsidP="4FA4DE3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ns w:id="59" w:author="Daniel Mendez" w:date="2023-03-25T01:28:00Z"/>
                <w:del w:id="60" w:author="victor oliveira" w:date="2023-03-24T23:17:00Z"/>
                <w:rFonts w:ascii="Manrope Medium" w:eastAsia="Manrope Medium" w:hAnsi="Manrope Medium" w:cs="Manrope Medium"/>
                <w:color w:val="000000" w:themeColor="text1"/>
                <w:sz w:val="18"/>
                <w:szCs w:val="18"/>
              </w:rPr>
            </w:pPr>
            <w:ins w:id="61" w:author="Daniel Mendez" w:date="2023-03-25T01:28:00Z">
              <w:del w:id="62" w:author="victor oliveira" w:date="2023-03-24T23:15:00Z">
                <w:r w:rsidRPr="4FA4DE3B" w:rsidDel="006005A5">
                  <w:rPr>
                    <w:rFonts w:ascii="Manrope Medium" w:eastAsia="Manrope Medium" w:hAnsi="Manrope Medium" w:cs="Manrope Medium"/>
                    <w:color w:val="000000" w:themeColor="text1"/>
                    <w:sz w:val="18"/>
                    <w:szCs w:val="18"/>
                  </w:rPr>
                  <w:delText>10/02/2023</w:delText>
                </w:r>
              </w:del>
            </w:ins>
          </w:p>
          <w:p w14:paraId="017B52E5" w14:textId="50BC8707" w:rsidR="00EC6F6E" w:rsidDel="006005A5" w:rsidRDefault="00EC6F6E" w:rsidP="4FA4DE3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63" w:author="victor oliveira" w:date="2023-03-24T23:17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  <w:tc>
          <w:tcPr>
            <w:tcW w:w="212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64" w:author="victor oliveira" w:date="2023-03-24T23:26:00Z">
              <w:tcPr>
                <w:tcW w:w="318" w:type="dxa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7327D4CF" w14:textId="2D4220D9" w:rsidR="00621BF0" w:rsidRDefault="00621BF0" w:rsidP="478C776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  <w:tc>
          <w:tcPr>
            <w:tcW w:w="3048" w:type="dxa"/>
            <w:gridSpan w:val="2"/>
            <w:tcBorders>
              <w:top w:val="single" w:sz="6" w:space="0" w:color="000000" w:themeColor="text1"/>
              <w:left w:val="single" w:sz="12" w:space="0" w:color="000000" w:themeColor="text1"/>
              <w:bottom w:val="single" w:sz="4" w:space="0" w:color="auto"/>
              <w:right w:val="single" w:sz="12" w:space="0" w:color="000000" w:themeColor="text1"/>
            </w:tcBorders>
            <w:tcPrChange w:id="65" w:author="victor oliveira" w:date="2023-03-24T23:26:00Z">
              <w:tcPr>
                <w:tcW w:w="2677" w:type="dxa"/>
                <w:gridSpan w:val="3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4" w:space="0" w:color="auto"/>
                  <w:right w:val="single" w:sz="12" w:space="0" w:color="000000" w:themeColor="text1"/>
                </w:tcBorders>
              </w:tcPr>
            </w:tcPrChange>
          </w:tcPr>
          <w:p w14:paraId="2E05B8B5" w14:textId="77777777" w:rsidR="00EC6F6E" w:rsidDel="006005A5" w:rsidRDefault="00EC6F6E" w:rsidP="00621B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66" w:author="victor oliveira" w:date="2023-03-24T23:17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  <w:p w14:paraId="5A1BFD30" w14:textId="2EC3F11D" w:rsidR="00EC6F6E" w:rsidDel="006005A5" w:rsidRDefault="00EC6F6E" w:rsidP="00621BF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67" w:author="victor oliveira" w:date="2023-03-24T23:17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  <w:tc>
          <w:tcPr>
            <w:tcW w:w="763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4" w:space="0" w:color="auto"/>
            </w:tcBorders>
            <w:tcPrChange w:id="68" w:author="victor oliveira" w:date="2023-03-24T23:26:00Z">
              <w:tcPr>
                <w:tcW w:w="1008" w:type="dxa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4E3F83C1" w14:textId="3BD394B0" w:rsidR="00621BF0" w:rsidRPr="00027611" w:rsidRDefault="478C7763" w:rsidP="478C776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ns w:id="69" w:author="Daniel Mendez" w:date="2023-03-25T02:14:00Z"/>
                <w:rFonts w:ascii="Manrope Medium" w:eastAsia="Manrope Medium" w:hAnsi="Manrope Medium" w:cs="Manrope Medium"/>
                <w:color w:val="000000" w:themeColor="text1"/>
                <w:sz w:val="18"/>
                <w:szCs w:val="18"/>
              </w:rPr>
            </w:pPr>
            <w:ins w:id="70" w:author="Daniel Mendez" w:date="2023-03-25T02:14:00Z">
              <w:r w:rsidRPr="478C7763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 xml:space="preserve">Luiza, Jacob, Victor </w:t>
              </w:r>
            </w:ins>
          </w:p>
          <w:p w14:paraId="7ECD06B5" w14:textId="20105B57" w:rsidR="00EC6F6E" w:rsidRPr="00027611" w:rsidDel="006005A5" w:rsidRDefault="478C7763" w:rsidP="478C7763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del w:id="71" w:author="victor oliveira" w:date="2023-03-24T23:17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ins w:id="72" w:author="Daniel Mendez" w:date="2023-03-25T02:14:00Z">
              <w:r w:rsidRPr="478C7763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fdfdf</w:t>
              </w:r>
            </w:ins>
          </w:p>
        </w:tc>
        <w:tc>
          <w:tcPr>
            <w:tcW w:w="3301" w:type="dxa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PrChange w:id="73" w:author="victor oliveira" w:date="2023-03-24T23:26:00Z">
              <w:tcPr>
                <w:tcW w:w="4678" w:type="dxa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31F9C6CB" w14:textId="77777777" w:rsidR="00EC6F6E" w:rsidRPr="00027611" w:rsidDel="006005A5" w:rsidRDefault="00EC6F6E" w:rsidP="00621BF0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del w:id="74" w:author="victor oliveira" w:date="2023-03-24T23:17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  <w:pPrChange w:id="75" w:author="victor oliveira" w:date="2023-03-24T22:41:00Z">
                <w:pPr>
                  <w:pStyle w:val="ListParagraph"/>
                  <w:keepLines/>
                  <w:numPr>
                    <w:numId w:val="2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/>
                  <w:jc w:val="both"/>
                </w:pPr>
              </w:pPrChange>
            </w:pPr>
          </w:p>
        </w:tc>
        <w:tc>
          <w:tcPr>
            <w:tcW w:w="883" w:type="dxa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PrChange w:id="76" w:author="victor oliveira" w:date="2023-03-24T23:26:00Z">
              <w:tcPr>
                <w:tcW w:w="567" w:type="dxa"/>
                <w:gridSpan w:val="2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087E8D21" w14:textId="49D60139" w:rsidR="00EC6F6E" w:rsidRPr="00027611" w:rsidDel="006005A5" w:rsidRDefault="00EC6F6E" w:rsidP="00621BF0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del w:id="77" w:author="victor oliveira" w:date="2023-03-24T23:17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  <w:pPrChange w:id="78" w:author="victor oliveira" w:date="2023-03-24T22:41:00Z">
                <w:pPr>
                  <w:pStyle w:val="ListParagraph"/>
                  <w:keepLines/>
                  <w:numPr>
                    <w:numId w:val="2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/>
                  <w:jc w:val="both"/>
                </w:pPr>
              </w:pPrChange>
            </w:pPr>
          </w:p>
        </w:tc>
      </w:tr>
      <w:tr w:rsidR="00B32587" w14:paraId="377E2097" w14:textId="7D44C4FA" w:rsidTr="0083254B">
        <w:tblPrEx>
          <w:tblPrExChange w:id="79" w:author="victor oliveira" w:date="2023-03-24T23:27:00Z">
            <w:tblPrEx>
              <w:tblW w:w="10774" w:type="dxa"/>
              <w:tblInd w:w="-284" w:type="dxa"/>
            </w:tblPrEx>
          </w:tblPrExChange>
        </w:tblPrEx>
        <w:trPr>
          <w:trHeight w:val="1174"/>
          <w:trPrChange w:id="80" w:author="victor oliveira" w:date="2023-03-24T23:27:00Z">
            <w:trPr>
              <w:gridAfter w:val="0"/>
              <w:trHeight w:val="600"/>
            </w:trPr>
          </w:trPrChange>
        </w:trPr>
        <w:tc>
          <w:tcPr>
            <w:tcW w:w="1277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81" w:author="victor oliveira" w:date="2023-03-24T23:27:00Z">
              <w:tcPr>
                <w:tcW w:w="4333" w:type="dxa"/>
                <w:gridSpan w:val="5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2403353C" w14:textId="622537F8" w:rsidR="006005A5" w:rsidRPr="4FA4DE3B" w:rsidRDefault="006005A5" w:rsidP="00600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 w:themeColor="text1"/>
                <w:sz w:val="18"/>
                <w:szCs w:val="18"/>
              </w:rPr>
            </w:pPr>
            <w:ins w:id="82" w:author="victor oliveira" w:date="2023-03-24T23:19:00Z">
              <w:r w:rsidRPr="39C9A6D2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10/0</w:t>
              </w:r>
            </w:ins>
            <w:ins w:id="83" w:author="victor oliveira" w:date="2023-03-24T23:22:00Z">
              <w:r w:rsidR="00B32587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2</w:t>
              </w:r>
            </w:ins>
            <w:ins w:id="84" w:author="victor oliveira" w:date="2023-03-24T23:19:00Z">
              <w:r w:rsidRPr="39C9A6D2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/2023</w:t>
              </w:r>
            </w:ins>
            <w:ins w:id="85" w:author="Daniel Mendez" w:date="2023-03-25T02:12:00Z">
              <w:del w:id="86" w:author="victor oliveira" w:date="2023-03-24T23:18:00Z">
                <w:r w:rsidRPr="39C9A6D2" w:rsidDel="006005A5">
                  <w:rPr>
                    <w:rFonts w:ascii="Manrope Medium" w:eastAsia="Manrope Medium" w:hAnsi="Manrope Medium" w:cs="Manrope Medium"/>
                    <w:color w:val="000000" w:themeColor="text1"/>
                    <w:sz w:val="18"/>
                    <w:szCs w:val="18"/>
                  </w:rPr>
                  <w:delText>24/02/2023</w:delText>
                </w:r>
              </w:del>
            </w:ins>
          </w:p>
        </w:tc>
        <w:tc>
          <w:tcPr>
            <w:tcW w:w="4252" w:type="dxa"/>
            <w:gridSpan w:val="3"/>
            <w:tcBorders>
              <w:top w:val="single" w:sz="4" w:space="0" w:color="auto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87" w:author="victor oliveira" w:date="2023-03-24T23:27:00Z">
              <w:tcPr>
                <w:tcW w:w="1196" w:type="dxa"/>
                <w:tcBorders>
                  <w:top w:val="single" w:sz="4" w:space="0" w:color="auto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5EDABFF0" w14:textId="4CBBA7E0" w:rsidR="006005A5" w:rsidRDefault="00C57D7B" w:rsidP="00600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proofErr w:type="spellStart"/>
            <w:ins w:id="88" w:author="victor oliveira" w:date="2023-03-24T23:38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Luisa</w:t>
              </w:r>
              <w:proofErr w:type="spellEnd"/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 Santana e Daniel </w:t>
              </w:r>
              <w:proofErr w:type="spellStart"/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Mendez</w:t>
              </w:r>
            </w:ins>
            <w:proofErr w:type="spellEnd"/>
          </w:p>
        </w:tc>
        <w:tc>
          <w:tcPr>
            <w:tcW w:w="1486" w:type="dxa"/>
            <w:gridSpan w:val="2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4" w:space="0" w:color="auto"/>
            </w:tcBorders>
            <w:tcPrChange w:id="89" w:author="victor oliveira" w:date="2023-03-24T23:27:00Z">
              <w:tcPr>
                <w:tcW w:w="1486" w:type="dxa"/>
                <w:gridSpan w:val="3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09024783" w14:textId="67A10DA2" w:rsidR="006005A5" w:rsidRPr="00027611" w:rsidRDefault="00B32587" w:rsidP="006005A5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ins w:id="90" w:author="victor oliveira" w:date="2023-03-24T23:25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1.0</w:t>
              </w:r>
            </w:ins>
          </w:p>
        </w:tc>
        <w:tc>
          <w:tcPr>
            <w:tcW w:w="3301" w:type="dxa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PrChange w:id="91" w:author="victor oliveira" w:date="2023-03-24T23:27:00Z">
              <w:tcPr>
                <w:tcW w:w="3301" w:type="dxa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5ABBB6AE" w14:textId="273C7036" w:rsidR="006005A5" w:rsidRPr="00027611" w:rsidRDefault="00C57D7B" w:rsidP="006005A5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ins w:id="92" w:author="victor oliveira" w:date="2023-03-24T23:39:00Z">
              <w:r w:rsidRPr="00C57D7B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Colocamos ideias iniciais referente a história,</w:t>
              </w:r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 </w:t>
              </w:r>
              <w:r w:rsidRPr="00C57D7B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desenvolvimentos dos personagens, das fases e como seria a dinâmica de aprendizado abordada</w:t>
              </w:r>
            </w:ins>
          </w:p>
        </w:tc>
        <w:tc>
          <w:tcPr>
            <w:tcW w:w="883" w:type="dxa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PrChange w:id="93" w:author="victor oliveira" w:date="2023-03-24T23:27:00Z">
              <w:tcPr>
                <w:tcW w:w="458" w:type="dxa"/>
                <w:gridSpan w:val="2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52459BBD" w14:textId="6D0A2E5D" w:rsidR="006005A5" w:rsidRPr="00027611" w:rsidRDefault="006005A5" w:rsidP="006005A5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</w:tr>
      <w:tr w:rsidR="006005A5" w:rsidDel="006005A5" w14:paraId="7405F516" w14:textId="6FAB99B3" w:rsidTr="0083254B">
        <w:tblPrEx>
          <w:tblPrExChange w:id="94" w:author="victor oliveira" w:date="2023-03-24T23:26:00Z">
            <w:tblPrEx>
              <w:tblW w:w="10774" w:type="dxa"/>
              <w:tblInd w:w="-284" w:type="dxa"/>
            </w:tblPrEx>
          </w:tblPrExChange>
        </w:tblPrEx>
        <w:trPr>
          <w:trHeight w:val="600"/>
          <w:del w:id="95" w:author="victor oliveira" w:date="2023-03-24T23:21:00Z"/>
          <w:trPrChange w:id="96" w:author="victor oliveira" w:date="2023-03-24T23:26:00Z">
            <w:trPr>
              <w:gridAfter w:val="0"/>
              <w:trHeight w:val="600"/>
            </w:trPr>
          </w:trPrChange>
        </w:trPr>
        <w:tc>
          <w:tcPr>
            <w:tcW w:w="2992" w:type="dxa"/>
            <w:gridSpan w:val="2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97" w:author="victor oliveira" w:date="2023-03-24T23:26:00Z">
              <w:tcPr>
                <w:tcW w:w="1560" w:type="dxa"/>
                <w:gridSpan w:val="4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7CB51CF0" w14:textId="6EB325B8" w:rsidR="006005A5" w:rsidRPr="4FA4DE3B" w:rsidDel="006005A5" w:rsidRDefault="006005A5" w:rsidP="00600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98" w:author="victor oliveira" w:date="2023-03-24T23:21:00Z"/>
                <w:rFonts w:ascii="Manrope Medium" w:eastAsia="Manrope Medium" w:hAnsi="Manrope Medium" w:cs="Manrope Medium"/>
                <w:color w:val="000000" w:themeColor="text1"/>
                <w:sz w:val="18"/>
                <w:szCs w:val="18"/>
              </w:rPr>
            </w:pPr>
          </w:p>
        </w:tc>
        <w:tc>
          <w:tcPr>
            <w:tcW w:w="212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99" w:author="victor oliveira" w:date="2023-03-24T23:26:00Z">
              <w:tcPr>
                <w:tcW w:w="284" w:type="dxa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4B242C75" w14:textId="59D9C418" w:rsidR="006005A5" w:rsidRPr="39C9A6D2" w:rsidDel="006005A5" w:rsidRDefault="006005A5" w:rsidP="00600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100" w:author="victor oliveira" w:date="2023-03-24T23:21:00Z"/>
                <w:rFonts w:ascii="Manrope Medium" w:eastAsia="Manrope Medium" w:hAnsi="Manrope Medium" w:cs="Manrope Medium"/>
                <w:color w:val="000000" w:themeColor="text1"/>
                <w:sz w:val="18"/>
                <w:szCs w:val="18"/>
              </w:rPr>
            </w:pPr>
          </w:p>
        </w:tc>
        <w:tc>
          <w:tcPr>
            <w:tcW w:w="2325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101" w:author="victor oliveira" w:date="2023-03-24T23:26:00Z">
              <w:tcPr>
                <w:tcW w:w="2126" w:type="dxa"/>
                <w:gridSpan w:val="2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45CA555A" w14:textId="77777777" w:rsidR="006005A5" w:rsidDel="006005A5" w:rsidRDefault="006005A5" w:rsidP="00600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del w:id="102" w:author="victor oliveira" w:date="2023-03-24T23:21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  <w:tc>
          <w:tcPr>
            <w:tcW w:w="1486" w:type="dxa"/>
            <w:gridSpan w:val="2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4" w:space="0" w:color="auto"/>
            </w:tcBorders>
            <w:tcPrChange w:id="103" w:author="victor oliveira" w:date="2023-03-24T23:26:00Z">
              <w:tcPr>
                <w:tcW w:w="1559" w:type="dxa"/>
                <w:gridSpan w:val="2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7E393728" w14:textId="76EB7682" w:rsidR="006005A5" w:rsidRPr="00027611" w:rsidDel="006005A5" w:rsidRDefault="006005A5" w:rsidP="006005A5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del w:id="104" w:author="victor oliveira" w:date="2023-03-24T23:21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  <w:tc>
          <w:tcPr>
            <w:tcW w:w="3301" w:type="dxa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PrChange w:id="105" w:author="victor oliveira" w:date="2023-03-24T23:26:00Z">
              <w:tcPr>
                <w:tcW w:w="4678" w:type="dxa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05DC6E69" w14:textId="77777777" w:rsidR="006005A5" w:rsidRPr="00027611" w:rsidDel="006005A5" w:rsidRDefault="006005A5" w:rsidP="006005A5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del w:id="106" w:author="victor oliveira" w:date="2023-03-24T23:21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  <w:tc>
          <w:tcPr>
            <w:tcW w:w="883" w:type="dxa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PrChange w:id="107" w:author="victor oliveira" w:date="2023-03-24T23:26:00Z">
              <w:tcPr>
                <w:tcW w:w="567" w:type="dxa"/>
                <w:gridSpan w:val="2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07B969AA" w14:textId="1E8F988F" w:rsidR="006005A5" w:rsidRPr="00027611" w:rsidDel="006005A5" w:rsidRDefault="006005A5" w:rsidP="006005A5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del w:id="108" w:author="victor oliveira" w:date="2023-03-24T23:21:00Z"/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</w:tr>
      <w:tr w:rsidR="00B32587" w14:paraId="253B2B6D" w14:textId="1A184343" w:rsidTr="0083254B">
        <w:tblPrEx>
          <w:tblPrExChange w:id="109" w:author="victor oliveira" w:date="2023-03-24T23:27:00Z">
            <w:tblPrEx>
              <w:tblW w:w="10774" w:type="dxa"/>
              <w:tblInd w:w="-284" w:type="dxa"/>
            </w:tblPrEx>
          </w:tblPrExChange>
        </w:tblPrEx>
        <w:trPr>
          <w:trHeight w:val="1547"/>
          <w:trPrChange w:id="110" w:author="victor oliveira" w:date="2023-03-24T23:27:00Z">
            <w:trPr>
              <w:gridAfter w:val="0"/>
              <w:trHeight w:val="838"/>
            </w:trPr>
          </w:trPrChange>
        </w:trPr>
        <w:tc>
          <w:tcPr>
            <w:tcW w:w="1277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111" w:author="victor oliveira" w:date="2023-03-24T23:27:00Z">
              <w:tcPr>
                <w:tcW w:w="4333" w:type="dxa"/>
                <w:gridSpan w:val="5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23983B10" w14:textId="18EF5062" w:rsidR="006005A5" w:rsidRPr="4FA4DE3B" w:rsidRDefault="006005A5" w:rsidP="00600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 w:themeColor="text1"/>
                <w:sz w:val="18"/>
                <w:szCs w:val="18"/>
              </w:rPr>
            </w:pPr>
            <w:ins w:id="112" w:author="Daniel Mendez" w:date="2023-03-25T02:13:00Z">
              <w:r w:rsidRPr="39C9A6D2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24/0</w:t>
              </w:r>
            </w:ins>
            <w:ins w:id="113" w:author="victor oliveira" w:date="2023-03-24T23:22:00Z">
              <w:r w:rsidR="00B32587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2</w:t>
              </w:r>
            </w:ins>
            <w:ins w:id="114" w:author="Daniel Mendez" w:date="2023-03-25T02:13:00Z">
              <w:del w:id="115" w:author="victor oliveira" w:date="2023-03-24T23:22:00Z">
                <w:r w:rsidRPr="39C9A6D2" w:rsidDel="00B32587">
                  <w:rPr>
                    <w:rFonts w:ascii="Manrope Medium" w:eastAsia="Manrope Medium" w:hAnsi="Manrope Medium" w:cs="Manrope Medium"/>
                    <w:color w:val="000000" w:themeColor="text1"/>
                    <w:sz w:val="18"/>
                    <w:szCs w:val="18"/>
                  </w:rPr>
                  <w:delText>3</w:delText>
                </w:r>
              </w:del>
              <w:r w:rsidRPr="39C9A6D2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/2023</w:t>
              </w:r>
            </w:ins>
          </w:p>
        </w:tc>
        <w:tc>
          <w:tcPr>
            <w:tcW w:w="4252" w:type="dxa"/>
            <w:gridSpan w:val="3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116" w:author="victor oliveira" w:date="2023-03-24T23:27:00Z">
              <w:tcPr>
                <w:tcW w:w="1196" w:type="dxa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0D27D977" w14:textId="4BE9E722" w:rsidR="006005A5" w:rsidRDefault="0083254B" w:rsidP="00600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ins w:id="117" w:author="victor oliveira" w:date="2023-03-24T23:31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Mario e Bruno</w:t>
              </w:r>
            </w:ins>
          </w:p>
        </w:tc>
        <w:tc>
          <w:tcPr>
            <w:tcW w:w="1486" w:type="dxa"/>
            <w:gridSpan w:val="2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4" w:space="0" w:color="auto"/>
            </w:tcBorders>
            <w:tcPrChange w:id="118" w:author="victor oliveira" w:date="2023-03-24T23:27:00Z">
              <w:tcPr>
                <w:tcW w:w="1486" w:type="dxa"/>
                <w:gridSpan w:val="3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7B2753D0" w14:textId="1BC8DC93" w:rsidR="00621BF0" w:rsidRPr="00027611" w:rsidDel="00B32587" w:rsidRDefault="00B32587" w:rsidP="478C776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ns w:id="119" w:author="Daniel Mendez" w:date="2023-03-25T02:14:00Z"/>
                <w:del w:id="120" w:author="victor oliveira" w:date="2023-03-24T23:24:00Z"/>
                <w:rFonts w:ascii="Manrope Medium" w:eastAsia="Manrope Medium" w:hAnsi="Manrope Medium" w:cs="Manrope Medium"/>
                <w:color w:val="000000" w:themeColor="text1"/>
                <w:sz w:val="18"/>
                <w:szCs w:val="18"/>
              </w:rPr>
            </w:pPr>
            <w:ins w:id="121" w:author="victor oliveira" w:date="2023-03-24T23:25:00Z">
              <w:r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2.0</w:t>
              </w:r>
            </w:ins>
            <w:ins w:id="122" w:author="Daniel Mendez" w:date="2023-03-25T02:14:00Z">
              <w:del w:id="123" w:author="victor oliveira" w:date="2023-03-24T23:24:00Z">
                <w:r w:rsidR="478C7763" w:rsidRPr="478C7763" w:rsidDel="00B32587">
                  <w:rPr>
                    <w:rFonts w:ascii="Manrope Medium" w:eastAsia="Manrope Medium" w:hAnsi="Manrope Medium" w:cs="Manrope Medium"/>
                    <w:color w:val="000000" w:themeColor="text1"/>
                    <w:sz w:val="18"/>
                    <w:szCs w:val="18"/>
                  </w:rPr>
                  <w:delText>Daniel Mendez e Victor Corazza</w:delText>
                </w:r>
              </w:del>
            </w:ins>
          </w:p>
          <w:p w14:paraId="4CCE6666" w14:textId="257FC94E" w:rsidR="006005A5" w:rsidRPr="00027611" w:rsidRDefault="006005A5" w:rsidP="00B3258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  <w:pPrChange w:id="124" w:author="victor oliveira" w:date="2023-03-24T23:24:00Z">
                <w:pPr>
                  <w:pStyle w:val="ListParagraph"/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/>
                  <w:jc w:val="both"/>
                </w:pPr>
              </w:pPrChange>
            </w:pPr>
          </w:p>
        </w:tc>
        <w:tc>
          <w:tcPr>
            <w:tcW w:w="3301" w:type="dxa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PrChange w:id="125" w:author="victor oliveira" w:date="2023-03-24T23:27:00Z">
              <w:tcPr>
                <w:tcW w:w="3301" w:type="dxa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2F3FFE2A" w14:textId="743FA41F" w:rsidR="006005A5" w:rsidRPr="00027611" w:rsidRDefault="0083254B" w:rsidP="006005A5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ins w:id="126" w:author="victor oliveira" w:date="2023-03-24T23:26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Correção </w:t>
              </w:r>
            </w:ins>
            <w:ins w:id="127" w:author="victor oliveira" w:date="2023-03-24T23:27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dos erros apontados na versão anterio</w:t>
              </w:r>
            </w:ins>
            <w:ins w:id="128" w:author="victor oliveira" w:date="2023-03-24T23:40:00Z">
              <w:r w:rsidR="00C57D7B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r, </w:t>
              </w:r>
            </w:ins>
            <w:ins w:id="129" w:author="victor oliveira" w:date="2023-03-24T23:27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novas </w:t>
              </w:r>
            </w:ins>
            <w:ins w:id="130" w:author="victor oliveira" w:date="2023-03-24T23:28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sessões adicionadas</w:t>
              </w:r>
            </w:ins>
            <w:ins w:id="131" w:author="victor oliveira" w:date="2023-03-24T23:40:00Z">
              <w:r w:rsidR="00C57D7B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 e</w:t>
              </w:r>
            </w:ins>
            <w:ins w:id="132" w:author="victor oliveira" w:date="2023-03-24T23:33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 </w:t>
              </w:r>
            </w:ins>
            <w:ins w:id="133" w:author="victor oliveira" w:date="2023-03-24T23:40:00Z">
              <w:r w:rsidR="00C57D7B" w:rsidRPr="00C57D7B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Implementação da Matriz SWOT, 5 Forças de Potter e </w:t>
              </w:r>
              <w:proofErr w:type="spellStart"/>
              <w:r w:rsidR="00C57D7B" w:rsidRPr="00C57D7B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Value</w:t>
              </w:r>
              <w:proofErr w:type="spellEnd"/>
              <w:r w:rsidR="00C57D7B" w:rsidRPr="00C57D7B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 </w:t>
              </w:r>
              <w:proofErr w:type="spellStart"/>
              <w:r w:rsidR="00C57D7B" w:rsidRPr="00C57D7B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Proposition</w:t>
              </w:r>
              <w:proofErr w:type="spellEnd"/>
              <w:r w:rsidR="00C57D7B" w:rsidRPr="00C57D7B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 </w:t>
              </w:r>
              <w:proofErr w:type="spellStart"/>
              <w:r w:rsidR="00C57D7B" w:rsidRPr="00C57D7B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Canvas</w:t>
              </w:r>
            </w:ins>
            <w:proofErr w:type="spellEnd"/>
          </w:p>
        </w:tc>
        <w:tc>
          <w:tcPr>
            <w:tcW w:w="883" w:type="dxa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PrChange w:id="134" w:author="victor oliveira" w:date="2023-03-24T23:27:00Z">
              <w:tcPr>
                <w:tcW w:w="458" w:type="dxa"/>
                <w:gridSpan w:val="2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2FD933D6" w14:textId="1FE5000F" w:rsidR="006005A5" w:rsidRPr="00027611" w:rsidRDefault="006005A5" w:rsidP="006005A5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</w:tr>
      <w:tr w:rsidR="00B32587" w14:paraId="088D50D8" w14:textId="090507B8" w:rsidTr="0083254B">
        <w:tblPrEx>
          <w:tblPrExChange w:id="135" w:author="victor oliveira" w:date="2023-03-24T23:27:00Z">
            <w:tblPrEx>
              <w:tblW w:w="10774" w:type="dxa"/>
              <w:tblInd w:w="-284" w:type="dxa"/>
            </w:tblPrEx>
          </w:tblPrExChange>
        </w:tblPrEx>
        <w:trPr>
          <w:trHeight w:val="1675"/>
          <w:trPrChange w:id="136" w:author="victor oliveira" w:date="2023-03-24T23:27:00Z">
            <w:trPr>
              <w:gridAfter w:val="0"/>
              <w:trHeight w:val="600"/>
            </w:trPr>
          </w:trPrChange>
        </w:trPr>
        <w:tc>
          <w:tcPr>
            <w:tcW w:w="1277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137" w:author="victor oliveira" w:date="2023-03-24T23:27:00Z">
              <w:tcPr>
                <w:tcW w:w="4333" w:type="dxa"/>
                <w:gridSpan w:val="5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69FDBC4D" w14:textId="492A51BE" w:rsidR="006005A5" w:rsidRPr="4FA4DE3B" w:rsidRDefault="00B32587" w:rsidP="00600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 w:themeColor="text1"/>
                <w:sz w:val="18"/>
                <w:szCs w:val="18"/>
              </w:rPr>
            </w:pPr>
            <w:ins w:id="138" w:author="victor oliveira" w:date="2023-03-24T23:22:00Z">
              <w:r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10/03/2023</w:t>
              </w:r>
            </w:ins>
          </w:p>
        </w:tc>
        <w:tc>
          <w:tcPr>
            <w:tcW w:w="4252" w:type="dxa"/>
            <w:gridSpan w:val="3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12" w:space="0" w:color="000000" w:themeColor="text1"/>
            </w:tcBorders>
            <w:tcPrChange w:id="139" w:author="victor oliveira" w:date="2023-03-24T23:27:00Z">
              <w:tcPr>
                <w:tcW w:w="1196" w:type="dxa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66843945" w14:textId="5A89985A" w:rsidR="006005A5" w:rsidRDefault="0083254B" w:rsidP="006005A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proofErr w:type="spellStart"/>
            <w:ins w:id="140" w:author="victor oliveira" w:date="2023-03-24T23:30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Luisa</w:t>
              </w:r>
              <w:proofErr w:type="spellEnd"/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 Santana e Daniel </w:t>
              </w:r>
              <w:proofErr w:type="spellStart"/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Mendez</w:t>
              </w:r>
            </w:ins>
            <w:proofErr w:type="spellEnd"/>
          </w:p>
        </w:tc>
        <w:tc>
          <w:tcPr>
            <w:tcW w:w="1486" w:type="dxa"/>
            <w:gridSpan w:val="2"/>
            <w:tcBorders>
              <w:top w:val="single" w:sz="6" w:space="0" w:color="000000" w:themeColor="text1"/>
              <w:left w:val="single" w:sz="12" w:space="0" w:color="000000" w:themeColor="text1"/>
              <w:bottom w:val="single" w:sz="6" w:space="0" w:color="000000" w:themeColor="text1"/>
              <w:right w:val="single" w:sz="4" w:space="0" w:color="auto"/>
            </w:tcBorders>
            <w:tcPrChange w:id="141" w:author="victor oliveira" w:date="2023-03-24T23:27:00Z">
              <w:tcPr>
                <w:tcW w:w="1486" w:type="dxa"/>
                <w:gridSpan w:val="3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7995F2B7" w14:textId="2625DE86" w:rsidR="006005A5" w:rsidRPr="00027611" w:rsidRDefault="00B32587" w:rsidP="006005A5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  <w:pPrChange w:id="142" w:author="victor oliveira" w:date="2023-03-24T22:41:00Z">
                <w:pPr>
                  <w:pStyle w:val="ListParagraph"/>
                  <w:keepLines/>
                  <w:numPr>
                    <w:numId w:val="2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/>
                  <w:jc w:val="both"/>
                </w:pPr>
              </w:pPrChange>
            </w:pPr>
            <w:ins w:id="143" w:author="victor oliveira" w:date="2023-03-24T23:25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3.0</w:t>
              </w:r>
            </w:ins>
          </w:p>
        </w:tc>
        <w:tc>
          <w:tcPr>
            <w:tcW w:w="3301" w:type="dxa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4" w:space="0" w:color="auto"/>
            </w:tcBorders>
            <w:tcPrChange w:id="144" w:author="victor oliveira" w:date="2023-03-24T23:27:00Z">
              <w:tcPr>
                <w:tcW w:w="3301" w:type="dxa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4" w:space="0" w:color="auto"/>
                </w:tcBorders>
              </w:tcPr>
            </w:tcPrChange>
          </w:tcPr>
          <w:p w14:paraId="0B5A796E" w14:textId="29D9D44E" w:rsidR="006005A5" w:rsidRPr="00027611" w:rsidRDefault="00C57D7B" w:rsidP="006005A5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  <w:pPrChange w:id="145" w:author="victor oliveira" w:date="2023-03-24T22:41:00Z">
                <w:pPr>
                  <w:pStyle w:val="ListParagraph"/>
                  <w:keepLines/>
                  <w:numPr>
                    <w:numId w:val="2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/>
                  <w:jc w:val="both"/>
                </w:pPr>
              </w:pPrChange>
            </w:pPr>
            <w:commentRangeStart w:id="146"/>
            <w:ins w:id="147" w:author="victor oliveira" w:date="2023-03-24T23:38:00Z">
              <w:r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Integração entre os textos e correções apontadas na versão passada, mudança dos </w:t>
              </w:r>
              <w:proofErr w:type="spellStart"/>
              <w:r>
                <w:rPr>
                  <w:rFonts w:ascii="Manrope Medium" w:eastAsia="Manrope Medium" w:hAnsi="Manrope Medium" w:cs="Manrope Medium"/>
                  <w:sz w:val="18"/>
                  <w:szCs w:val="18"/>
                </w:rPr>
                <w:t>templates</w:t>
              </w:r>
              <w:proofErr w:type="spellEnd"/>
              <w:r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, adição da secção 8 (Relatório de testes). </w:t>
              </w:r>
              <w:commentRangeEnd w:id="146"/>
              <w:r>
                <w:rPr>
                  <w:rStyle w:val="CommentReference"/>
                </w:rPr>
                <w:commentReference w:id="146"/>
              </w:r>
            </w:ins>
          </w:p>
        </w:tc>
        <w:tc>
          <w:tcPr>
            <w:tcW w:w="883" w:type="dxa"/>
            <w:tcBorders>
              <w:top w:val="single" w:sz="6" w:space="0" w:color="000000" w:themeColor="text1"/>
              <w:left w:val="single" w:sz="4" w:space="0" w:color="auto"/>
              <w:bottom w:val="single" w:sz="6" w:space="0" w:color="000000" w:themeColor="text1"/>
              <w:right w:val="single" w:sz="12" w:space="0" w:color="000000" w:themeColor="text1"/>
            </w:tcBorders>
            <w:tcPrChange w:id="148" w:author="victor oliveira" w:date="2023-03-24T23:27:00Z">
              <w:tcPr>
                <w:tcW w:w="458" w:type="dxa"/>
                <w:gridSpan w:val="2"/>
                <w:tcBorders>
                  <w:top w:val="single" w:sz="6" w:space="0" w:color="000000" w:themeColor="text1"/>
                  <w:left w:val="single" w:sz="4" w:space="0" w:color="auto"/>
                  <w:bottom w:val="single" w:sz="6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2105D42B" w14:textId="4B1BFA34" w:rsidR="006005A5" w:rsidRPr="00027611" w:rsidRDefault="006005A5" w:rsidP="006005A5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  <w:pPrChange w:id="149" w:author="victor oliveira" w:date="2023-03-24T22:41:00Z">
                <w:pPr>
                  <w:pStyle w:val="ListParagraph"/>
                  <w:keepLines/>
                  <w:numPr>
                    <w:numId w:val="2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/>
                  <w:jc w:val="both"/>
                </w:pPr>
              </w:pPrChange>
            </w:pPr>
          </w:p>
        </w:tc>
      </w:tr>
      <w:tr w:rsidR="00B32587" w14:paraId="2ED45D12" w14:textId="50FA0986" w:rsidTr="0083254B">
        <w:tblPrEx>
          <w:tblPrExChange w:id="150" w:author="victor oliveira" w:date="2023-03-24T23:27:00Z">
            <w:tblPrEx>
              <w:tblW w:w="10774" w:type="dxa"/>
              <w:tblInd w:w="-284" w:type="dxa"/>
            </w:tblPrEx>
          </w:tblPrExChange>
        </w:tblPrEx>
        <w:trPr>
          <w:trHeight w:val="1551"/>
          <w:trPrChange w:id="151" w:author="victor oliveira" w:date="2023-03-24T23:27:00Z">
            <w:trPr>
              <w:gridAfter w:val="0"/>
              <w:trHeight w:val="600"/>
            </w:trPr>
          </w:trPrChange>
        </w:trPr>
        <w:tc>
          <w:tcPr>
            <w:tcW w:w="1277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tcPrChange w:id="152" w:author="victor oliveira" w:date="2023-03-24T23:27:00Z">
              <w:tcPr>
                <w:tcW w:w="4333" w:type="dxa"/>
                <w:gridSpan w:val="5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12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6AB03A7D" w14:textId="334F09D3" w:rsidR="00B32587" w:rsidRPr="4FA4DE3B" w:rsidRDefault="00B32587" w:rsidP="00B3258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 w:themeColor="text1"/>
                <w:sz w:val="18"/>
                <w:szCs w:val="18"/>
              </w:rPr>
            </w:pPr>
            <w:ins w:id="153" w:author="victor oliveira" w:date="2023-03-24T23:22:00Z">
              <w:r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24/03/2023</w:t>
              </w:r>
            </w:ins>
          </w:p>
        </w:tc>
        <w:tc>
          <w:tcPr>
            <w:tcW w:w="4252" w:type="dxa"/>
            <w:gridSpan w:val="3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tcPrChange w:id="154" w:author="victor oliveira" w:date="2023-03-24T23:27:00Z">
              <w:tcPr>
                <w:tcW w:w="1196" w:type="dxa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12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744CEF99" w14:textId="77777777" w:rsidR="00B32587" w:rsidRPr="00027611" w:rsidRDefault="00B32587" w:rsidP="00B3258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ns w:id="155" w:author="victor oliveira" w:date="2023-03-24T23:25:00Z"/>
                <w:rFonts w:ascii="Manrope Medium" w:eastAsia="Manrope Medium" w:hAnsi="Manrope Medium" w:cs="Manrope Medium"/>
                <w:color w:val="000000" w:themeColor="text1"/>
                <w:sz w:val="18"/>
                <w:szCs w:val="18"/>
              </w:rPr>
            </w:pPr>
            <w:ins w:id="156" w:author="victor oliveira" w:date="2023-03-24T23:25:00Z">
              <w:r w:rsidRPr="478C7763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 xml:space="preserve">Daniel </w:t>
              </w:r>
              <w:proofErr w:type="spellStart"/>
              <w:r w:rsidRPr="478C7763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Mendez</w:t>
              </w:r>
              <w:proofErr w:type="spellEnd"/>
              <w:r w:rsidRPr="478C7763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 xml:space="preserve"> e Victor </w:t>
              </w:r>
              <w:proofErr w:type="spellStart"/>
              <w:r w:rsidRPr="478C7763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Corazza</w:t>
              </w:r>
              <w:proofErr w:type="spellEnd"/>
            </w:ins>
          </w:p>
          <w:p w14:paraId="4D5E1715" w14:textId="77777777" w:rsidR="00B32587" w:rsidRDefault="00B32587" w:rsidP="00B3258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  <w:tc>
          <w:tcPr>
            <w:tcW w:w="1486" w:type="dxa"/>
            <w:gridSpan w:val="2"/>
            <w:tcBorders>
              <w:top w:val="single" w:sz="6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4" w:space="0" w:color="auto"/>
            </w:tcBorders>
            <w:tcPrChange w:id="157" w:author="victor oliveira" w:date="2023-03-24T23:27:00Z">
              <w:tcPr>
                <w:tcW w:w="1486" w:type="dxa"/>
                <w:gridSpan w:val="3"/>
                <w:tcBorders>
                  <w:top w:val="single" w:sz="6" w:space="0" w:color="000000" w:themeColor="text1"/>
                  <w:left w:val="single" w:sz="12" w:space="0" w:color="000000" w:themeColor="text1"/>
                  <w:bottom w:val="single" w:sz="12" w:space="0" w:color="000000" w:themeColor="text1"/>
                  <w:right w:val="single" w:sz="4" w:space="0" w:color="auto"/>
                </w:tcBorders>
              </w:tcPr>
            </w:tcPrChange>
          </w:tcPr>
          <w:p w14:paraId="2DA85BBE" w14:textId="49C3A792" w:rsidR="00B32587" w:rsidRPr="00027611" w:rsidRDefault="00B32587" w:rsidP="00B3258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  <w:pPrChange w:id="158" w:author="victor oliveira" w:date="2023-03-24T23:25:00Z">
                <w:pPr>
                  <w:pStyle w:val="ListParagraph"/>
                  <w:keepLines/>
                  <w:numPr>
                    <w:numId w:val="2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/>
                  <w:jc w:val="both"/>
                </w:pPr>
              </w:pPrChange>
            </w:pPr>
            <w:ins w:id="159" w:author="victor oliveira" w:date="2023-03-24T23:25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4.0</w:t>
              </w:r>
            </w:ins>
          </w:p>
        </w:tc>
        <w:tc>
          <w:tcPr>
            <w:tcW w:w="3301" w:type="dxa"/>
            <w:tcBorders>
              <w:top w:val="single" w:sz="6" w:space="0" w:color="000000" w:themeColor="text1"/>
              <w:left w:val="single" w:sz="4" w:space="0" w:color="auto"/>
              <w:bottom w:val="single" w:sz="12" w:space="0" w:color="000000" w:themeColor="text1"/>
              <w:right w:val="single" w:sz="4" w:space="0" w:color="auto"/>
            </w:tcBorders>
            <w:tcPrChange w:id="160" w:author="victor oliveira" w:date="2023-03-24T23:27:00Z">
              <w:tcPr>
                <w:tcW w:w="3301" w:type="dxa"/>
                <w:tcBorders>
                  <w:top w:val="single" w:sz="6" w:space="0" w:color="000000" w:themeColor="text1"/>
                  <w:left w:val="single" w:sz="4" w:space="0" w:color="auto"/>
                  <w:bottom w:val="single" w:sz="12" w:space="0" w:color="000000" w:themeColor="text1"/>
                  <w:right w:val="single" w:sz="4" w:space="0" w:color="auto"/>
                </w:tcBorders>
              </w:tcPr>
            </w:tcPrChange>
          </w:tcPr>
          <w:p w14:paraId="1BBD5C89" w14:textId="2043AE7C" w:rsidR="00B32587" w:rsidRPr="00027611" w:rsidRDefault="0083254B" w:rsidP="00B32587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  <w:pPrChange w:id="161" w:author="victor oliveira" w:date="2023-03-24T22:41:00Z">
                <w:pPr>
                  <w:pStyle w:val="ListParagraph"/>
                  <w:keepLines/>
                  <w:numPr>
                    <w:numId w:val="2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/>
                  <w:jc w:val="both"/>
                </w:pPr>
              </w:pPrChange>
            </w:pPr>
            <w:ins w:id="162" w:author="victor oliveira" w:date="2023-03-24T23:32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Correções indicadas pelo coordenador</w:t>
              </w:r>
            </w:ins>
            <w:ins w:id="163" w:author="victor oliveira" w:date="2023-03-24T23:33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 para o melhor entendimento do texto</w:t>
              </w:r>
            </w:ins>
            <w:ins w:id="164" w:author="victor oliveira" w:date="2023-03-24T23:32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 e toques fin</w:t>
              </w:r>
            </w:ins>
            <w:ins w:id="165" w:author="victor oliveira" w:date="2023-03-24T23:33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ais para a última sprint </w:t>
              </w:r>
            </w:ins>
          </w:p>
        </w:tc>
        <w:tc>
          <w:tcPr>
            <w:tcW w:w="883" w:type="dxa"/>
            <w:tcBorders>
              <w:top w:val="single" w:sz="6" w:space="0" w:color="000000" w:themeColor="text1"/>
              <w:left w:val="single" w:sz="4" w:space="0" w:color="auto"/>
              <w:bottom w:val="single" w:sz="12" w:space="0" w:color="000000" w:themeColor="text1"/>
              <w:right w:val="single" w:sz="12" w:space="0" w:color="000000" w:themeColor="text1"/>
            </w:tcBorders>
            <w:tcPrChange w:id="166" w:author="victor oliveira" w:date="2023-03-24T23:27:00Z">
              <w:tcPr>
                <w:tcW w:w="458" w:type="dxa"/>
                <w:gridSpan w:val="2"/>
                <w:tcBorders>
                  <w:top w:val="single" w:sz="6" w:space="0" w:color="000000" w:themeColor="text1"/>
                  <w:left w:val="single" w:sz="4" w:space="0" w:color="auto"/>
                  <w:bottom w:val="single" w:sz="12" w:space="0" w:color="000000" w:themeColor="text1"/>
                  <w:right w:val="single" w:sz="12" w:space="0" w:color="000000" w:themeColor="text1"/>
                </w:tcBorders>
              </w:tcPr>
            </w:tcPrChange>
          </w:tcPr>
          <w:p w14:paraId="234C420F" w14:textId="11B9B0B9" w:rsidR="00B32587" w:rsidRPr="00027611" w:rsidRDefault="00B32587" w:rsidP="00B32587">
            <w:pPr>
              <w:pStyle w:val="ListParagraph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  <w:pPrChange w:id="167" w:author="victor oliveira" w:date="2023-03-24T22:41:00Z">
                <w:pPr>
                  <w:pStyle w:val="ListParagraph"/>
                  <w:keepLines/>
                  <w:numPr>
                    <w:numId w:val="2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360" w:lineRule="auto"/>
                  <w:ind w:left="0"/>
                  <w:jc w:val="both"/>
                </w:pPr>
              </w:pPrChange>
            </w:pPr>
          </w:p>
        </w:tc>
      </w:tr>
    </w:tbl>
    <w:p w14:paraId="50BB84B9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  <w:bookmarkStart w:id="168" w:name="_heading=h.tyjcwt" w:colFirst="0" w:colLast="0"/>
      <w:bookmarkEnd w:id="168"/>
    </w:p>
    <w:p w14:paraId="44DF8ADE" w14:textId="77777777" w:rsidR="007C75A7" w:rsidRDefault="009664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20" w:hanging="720"/>
        <w:jc w:val="both"/>
        <w:rPr>
          <w:rFonts w:ascii="Manrope Medium" w:eastAsia="Manrope Medium" w:hAnsi="Manrope Medium" w:cs="Manrope Medium"/>
          <w:color w:val="000000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 xml:space="preserve">1.2        </w:t>
      </w:r>
      <w:r>
        <w:rPr>
          <w:rFonts w:ascii="Manrope Medium" w:eastAsia="Manrope Medium" w:hAnsi="Manrope Medium" w:cs="Manrope Medium"/>
          <w:color w:val="000000"/>
          <w:sz w:val="24"/>
          <w:szCs w:val="24"/>
        </w:rPr>
        <w:t>Organização da equipe</w:t>
      </w:r>
    </w:p>
    <w:tbl>
      <w:tblPr>
        <w:tblW w:w="9908" w:type="dxa"/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787"/>
        <w:gridCol w:w="2458"/>
        <w:gridCol w:w="4663"/>
      </w:tblGrid>
      <w:tr w:rsidR="00F2529C" w14:paraId="23B24B51" w14:textId="77777777" w:rsidTr="5E058F70">
        <w:tc>
          <w:tcPr>
            <w:tcW w:w="2787" w:type="dxa"/>
            <w:tcBorders>
              <w:top w:val="single" w:sz="12" w:space="0" w:color="000000" w:themeColor="text1"/>
              <w:bottom w:val="single" w:sz="6" w:space="0" w:color="000000" w:themeColor="text1"/>
              <w:right w:val="nil"/>
            </w:tcBorders>
            <w:shd w:val="clear" w:color="auto" w:fill="E6E6E6"/>
          </w:tcPr>
          <w:p w14:paraId="4EDF426F" w14:textId="77777777" w:rsidR="007C75A7" w:rsidRDefault="009664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rFonts w:ascii="Manrope" w:eastAsia="Manrope" w:hAnsi="Manrope" w:cs="Manrope"/>
                <w:b/>
                <w:color w:val="000000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2458" w:type="dxa"/>
            <w:tcBorders>
              <w:top w:val="single" w:sz="12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E6E6E6"/>
          </w:tcPr>
          <w:p w14:paraId="660489B8" w14:textId="77777777" w:rsidR="007C75A7" w:rsidRDefault="009664D2" w:rsidP="00C57D7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rPr>
                <w:rFonts w:ascii="Manrope" w:eastAsia="Manrope" w:hAnsi="Manrope" w:cs="Manrope"/>
                <w:b/>
                <w:color w:val="000000"/>
                <w:sz w:val="18"/>
                <w:szCs w:val="18"/>
              </w:rPr>
              <w:pPrChange w:id="169" w:author="victor oliveira" w:date="2023-03-24T23:36:00Z">
                <w:pPr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120" w:after="120" w:line="360" w:lineRule="auto"/>
                  <w:jc w:val="center"/>
                </w:pPr>
              </w:pPrChange>
            </w:pPr>
            <w:del w:id="170" w:author="victor oliveira" w:date="2023-03-24T23:36:00Z">
              <w:r w:rsidDel="00C57D7B">
                <w:rPr>
                  <w:rFonts w:ascii="Manrope" w:eastAsia="Manrope" w:hAnsi="Manrope" w:cs="Manrope"/>
                  <w:b/>
                  <w:sz w:val="18"/>
                  <w:szCs w:val="18"/>
                </w:rPr>
                <w:delText>Versão</w:delText>
              </w:r>
            </w:del>
          </w:p>
        </w:tc>
        <w:tc>
          <w:tcPr>
            <w:tcW w:w="4663" w:type="dxa"/>
            <w:tcBorders>
              <w:top w:val="single" w:sz="12" w:space="0" w:color="000000" w:themeColor="text1"/>
              <w:left w:val="nil"/>
              <w:bottom w:val="single" w:sz="6" w:space="0" w:color="000000" w:themeColor="text1"/>
            </w:tcBorders>
            <w:shd w:val="clear" w:color="auto" w:fill="E6E6E6"/>
          </w:tcPr>
          <w:p w14:paraId="5724392D" w14:textId="77777777" w:rsidR="007C75A7" w:rsidRDefault="009664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jc w:val="center"/>
              <w:rPr>
                <w:rFonts w:ascii="Manrope" w:eastAsia="Manrope" w:hAnsi="Manrope" w:cs="Manrope"/>
                <w:b/>
                <w:color w:val="000000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color w:val="000000"/>
                <w:sz w:val="18"/>
                <w:szCs w:val="18"/>
              </w:rPr>
              <w:t>Funções</w:t>
            </w:r>
          </w:p>
        </w:tc>
      </w:tr>
      <w:tr w:rsidR="00F2529C" w14:paraId="1A3E9AAA" w14:textId="77777777" w:rsidTr="5E058F70">
        <w:trPr>
          <w:trHeight w:val="60"/>
        </w:trPr>
        <w:tc>
          <w:tcPr>
            <w:tcW w:w="278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808080" w:themeFill="background1" w:themeFillShade="80"/>
          </w:tcPr>
          <w:p w14:paraId="0A001F59" w14:textId="77777777" w:rsidR="007C75A7" w:rsidRDefault="007C75A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8"/>
                <w:szCs w:val="8"/>
              </w:rPr>
            </w:pPr>
          </w:p>
        </w:tc>
        <w:tc>
          <w:tcPr>
            <w:tcW w:w="2458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808080" w:themeFill="background1" w:themeFillShade="80"/>
          </w:tcPr>
          <w:p w14:paraId="41BF404C" w14:textId="77777777" w:rsidR="007C75A7" w:rsidRDefault="007C75A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8"/>
                <w:szCs w:val="8"/>
              </w:rPr>
            </w:pPr>
          </w:p>
        </w:tc>
        <w:tc>
          <w:tcPr>
            <w:tcW w:w="4663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808080" w:themeFill="background1" w:themeFillShade="80"/>
          </w:tcPr>
          <w:p w14:paraId="61126877" w14:textId="77777777" w:rsidR="007C75A7" w:rsidRDefault="007C75A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8"/>
                <w:szCs w:val="8"/>
              </w:rPr>
            </w:pPr>
          </w:p>
        </w:tc>
      </w:tr>
      <w:tr w:rsidR="001D0D16" w14:paraId="16EB5EAB" w14:textId="77777777" w:rsidTr="5E058F70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00" w:firstRow="0" w:lastRow="0" w:firstColumn="0" w:lastColumn="0" w:noHBand="0" w:noVBand="0"/>
        </w:tblPrEx>
        <w:tc>
          <w:tcPr>
            <w:tcW w:w="2787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6EC021C7" w14:textId="5D2F5934" w:rsidR="007C75A7" w:rsidRDefault="009664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r w:rsidRPr="5E058F70">
              <w:rPr>
                <w:rFonts w:ascii="Manrope Medium" w:eastAsia="Manrope Medium" w:hAnsi="Manrope Medium" w:cs="Manrope Medium"/>
                <w:color w:val="000000" w:themeColor="text1"/>
                <w:sz w:val="18"/>
                <w:szCs w:val="18"/>
              </w:rPr>
              <w:t>&lt;</w:t>
            </w:r>
            <w:proofErr w:type="spellStart"/>
            <w:ins w:id="171" w:author="victor oliveira" w:date="2023-03-24T22:25:00Z">
              <w:r w:rsidR="002A30D4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t>L</w:t>
              </w:r>
            </w:ins>
            <w:ins w:id="172" w:author="victor oliveira" w:date="2023-03-24T07:12:00Z">
              <w:r w:rsidR="00174C82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t>uisa</w:t>
              </w:r>
              <w:proofErr w:type="spellEnd"/>
              <w:r w:rsidR="00174C82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t xml:space="preserve"> </w:t>
              </w:r>
            </w:ins>
            <w:ins w:id="173" w:author="victor oliveira" w:date="2023-03-24T22:24:00Z">
              <w:r w:rsidR="000C0ABC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t>e Matheus</w:t>
              </w:r>
            </w:ins>
            <w:del w:id="174" w:author="victor oliveira" w:date="2023-03-24T07:12:00Z">
              <w:r w:rsidDel="00174C82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Nome do autor</w:delText>
              </w:r>
            </w:del>
            <w:del w:id="175" w:author="Daniel Mendez" w:date="2023-03-25T02:24:00Z">
              <w:r w:rsidRPr="5E058F70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delText>&gt;</w:delText>
              </w:r>
            </w:del>
            <w:ins w:id="176" w:author="Daniel Mendez" w:date="2023-03-25T02:24:00Z">
              <w:r w:rsidR="5E058F70" w:rsidRPr="5E058F70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 xml:space="preserve"> Daniel </w:t>
              </w:r>
              <w:proofErr w:type="spellStart"/>
              <w:r w:rsidR="5E058F70" w:rsidRPr="5E058F70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Mendez</w:t>
              </w:r>
            </w:ins>
            <w:proofErr w:type="spellEnd"/>
          </w:p>
        </w:tc>
        <w:tc>
          <w:tcPr>
            <w:tcW w:w="2458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BDCCE12" w14:textId="3959CEA3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&lt;</w:t>
            </w:r>
            <w:ins w:id="177" w:author="victor oliveira" w:date="2023-03-24T22:24:00Z">
              <w:r w:rsidR="000C0ABC">
                <w:rPr>
                  <w:rFonts w:ascii="Manrope Medium" w:eastAsia="Manrope Medium" w:hAnsi="Manrope Medium" w:cs="Manrope Medium"/>
                  <w:sz w:val="18"/>
                  <w:szCs w:val="18"/>
                </w:rPr>
                <w:t>1.0</w:t>
              </w:r>
              <w:r w:rsidR="000C0ABC" w:rsidDel="000C0ABC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t xml:space="preserve"> </w:t>
              </w:r>
            </w:ins>
            <w:del w:id="178" w:author="victor oliveira" w:date="2023-03-24T22:24:00Z">
              <w:r w:rsidDel="000C0ABC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Número da versão</w:delText>
              </w:r>
            </w:del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&gt;</w:t>
            </w:r>
          </w:p>
        </w:tc>
        <w:tc>
          <w:tcPr>
            <w:tcW w:w="4663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40DA6F44" w14:textId="7A44B528" w:rsidR="007C75A7" w:rsidRDefault="009664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commentRangeStart w:id="179"/>
            <w:del w:id="180" w:author="victor oliveira" w:date="2023-03-24T22:26:00Z">
              <w:r w:rsidDel="00D16739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delText>&lt;</w:delText>
              </w:r>
            </w:del>
            <w:ins w:id="181" w:author="victor oliveira" w:date="2023-03-24T22:26:00Z">
              <w:r w:rsidR="00D16739" w:rsidDel="00D16739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t xml:space="preserve"> </w:t>
              </w:r>
            </w:ins>
            <w:proofErr w:type="spellStart"/>
            <w:ins w:id="182" w:author="victor oliveira" w:date="2023-03-24T22:27:00Z">
              <w:r w:rsidR="00207CC2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t>Luisa</w:t>
              </w:r>
              <w:proofErr w:type="spellEnd"/>
              <w:r w:rsidR="00207CC2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t xml:space="preserve"> designer e Matheus </w:t>
              </w:r>
              <w:proofErr w:type="spellStart"/>
              <w:r w:rsidR="00207CC2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t>gdd</w:t>
              </w:r>
            </w:ins>
            <w:proofErr w:type="spellEnd"/>
            <w:del w:id="183" w:author="victor oliveira" w:date="2023-03-24T22:26:00Z">
              <w:r w:rsidDel="00D16739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Funções no projeto</w:delText>
              </w:r>
              <w:r w:rsidDel="00D16739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delText>&gt;</w:delText>
              </w:r>
              <w:commentRangeEnd w:id="179"/>
              <w:r w:rsidR="00C609AB" w:rsidDel="00D16739">
                <w:rPr>
                  <w:rStyle w:val="CommentReference"/>
                </w:rPr>
                <w:commentReference w:id="179"/>
              </w:r>
            </w:del>
          </w:p>
        </w:tc>
      </w:tr>
      <w:tr w:rsidR="001D0D16" w14:paraId="6B6B38B6" w14:textId="77777777" w:rsidTr="5E058F70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00" w:firstRow="0" w:lastRow="0" w:firstColumn="0" w:lastColumn="0" w:noHBand="0" w:noVBand="0"/>
        </w:tblPrEx>
        <w:tc>
          <w:tcPr>
            <w:tcW w:w="2787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5E9B8D3A" w14:textId="0AD80CE0" w:rsidR="007C75A7" w:rsidRDefault="002A30D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ins w:id="184" w:author="victor oliveira" w:date="2023-03-24T22:25:00Z">
              <w:r w:rsidRPr="5E058F70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&lt;</w:t>
              </w:r>
            </w:ins>
            <w:proofErr w:type="spellStart"/>
            <w:ins w:id="185" w:author="victor oliveira" w:date="2023-03-24T22:24:00Z">
              <w:r w:rsidRPr="5E058F70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Luisa</w:t>
              </w:r>
            </w:ins>
            <w:proofErr w:type="spellEnd"/>
            <w:ins w:id="186" w:author="victor oliveira" w:date="2023-03-24T22:26:00Z">
              <w:r w:rsidR="00F14CF9" w:rsidRPr="5E058F70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 xml:space="preserve"> e</w:t>
              </w:r>
            </w:ins>
            <w:ins w:id="187" w:author="victor oliveira" w:date="2023-03-24T22:24:00Z">
              <w:r w:rsidRPr="5E058F70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 xml:space="preserve"> </w:t>
              </w:r>
            </w:ins>
            <w:ins w:id="188" w:author="victor oliveira" w:date="2023-03-24T22:25:00Z">
              <w:r w:rsidRPr="5E058F70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>Daniel&gt;</w:t>
              </w:r>
            </w:ins>
            <w:ins w:id="189" w:author="Daniel Mendez" w:date="2023-03-25T02:24:00Z">
              <w:r w:rsidR="5E058F70" w:rsidRPr="5E058F70">
                <w:rPr>
                  <w:rFonts w:ascii="Manrope Medium" w:eastAsia="Manrope Medium" w:hAnsi="Manrope Medium" w:cs="Manrope Medium"/>
                  <w:color w:val="000000" w:themeColor="text1"/>
                  <w:sz w:val="18"/>
                  <w:szCs w:val="18"/>
                </w:rPr>
                <w:t xml:space="preserve"> </w:t>
              </w:r>
            </w:ins>
          </w:p>
        </w:tc>
        <w:tc>
          <w:tcPr>
            <w:tcW w:w="2458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1085D260" w14:textId="60543C44" w:rsidR="007C75A7" w:rsidRDefault="00C3594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ins w:id="190" w:author="victor oliveira" w:date="2023-03-24T22:24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&lt;2.0&gt;</w:t>
              </w:r>
            </w:ins>
          </w:p>
        </w:tc>
        <w:tc>
          <w:tcPr>
            <w:tcW w:w="4663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78E45A5A" w14:textId="5EB22F96" w:rsidR="007C75A7" w:rsidRDefault="00207CC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  <w:t>Luisa</w:t>
            </w:r>
            <w:proofErr w:type="spellEnd"/>
            <w:r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  <w:t xml:space="preserve"> designer e Daniel </w:t>
            </w:r>
          </w:p>
        </w:tc>
      </w:tr>
      <w:tr w:rsidR="001D0D16" w14:paraId="2BA1621C" w14:textId="77777777" w:rsidTr="5E058F70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00" w:firstRow="0" w:lastRow="0" w:firstColumn="0" w:lastColumn="0" w:noHBand="0" w:noVBand="0"/>
        </w:tblPrEx>
        <w:tc>
          <w:tcPr>
            <w:tcW w:w="2787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0B6B8E70" w14:textId="75FC7917" w:rsidR="007C75A7" w:rsidRDefault="00D1673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ins w:id="191" w:author="victor oliveira" w:date="2023-03-24T22:25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&lt;</w:t>
              </w:r>
              <w:r w:rsidR="002A30D4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Daniel, Mario</w:t>
              </w:r>
            </w:ins>
            <w:ins w:id="192" w:author="victor oliveira" w:date="2023-03-24T22:26:00Z">
              <w:r w:rsidR="00F14CF9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 xml:space="preserve"> </w:t>
              </w:r>
            </w:ins>
            <w:ins w:id="193" w:author="victor oliveira" w:date="2023-03-24T22:25:00Z">
              <w:r w:rsidR="002A30D4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&gt;</w:t>
              </w:r>
            </w:ins>
          </w:p>
        </w:tc>
        <w:tc>
          <w:tcPr>
            <w:tcW w:w="2458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38441CF4" w14:textId="5ADCCCBB" w:rsidR="007C75A7" w:rsidRDefault="002A30D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ins w:id="194" w:author="victor oliveira" w:date="2023-03-24T22:24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&lt;3.0&gt;</w:t>
              </w:r>
            </w:ins>
          </w:p>
        </w:tc>
        <w:tc>
          <w:tcPr>
            <w:tcW w:w="4663" w:type="dxa"/>
            <w:tcBorders>
              <w:top w:val="single" w:sz="6" w:space="0" w:color="000000" w:themeColor="text1"/>
              <w:bottom w:val="single" w:sz="6" w:space="0" w:color="000000" w:themeColor="text1"/>
            </w:tcBorders>
          </w:tcPr>
          <w:p w14:paraId="2817944F" w14:textId="77777777" w:rsidR="007C75A7" w:rsidRDefault="007C75A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</w:tr>
      <w:tr w:rsidR="001D0D16" w14:paraId="1CB904BE" w14:textId="77777777" w:rsidTr="5E058F70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6" w:space="0" w:color="000000"/>
            <w:insideV w:val="single" w:sz="6" w:space="0" w:color="000000"/>
          </w:tblBorders>
          <w:tblLook w:val="0000" w:firstRow="0" w:lastRow="0" w:firstColumn="0" w:lastColumn="0" w:noHBand="0" w:noVBand="0"/>
        </w:tblPrEx>
        <w:tc>
          <w:tcPr>
            <w:tcW w:w="2787" w:type="dxa"/>
            <w:tcBorders>
              <w:top w:val="single" w:sz="6" w:space="0" w:color="000000" w:themeColor="text1"/>
            </w:tcBorders>
          </w:tcPr>
          <w:p w14:paraId="693D839E" w14:textId="37295F7C" w:rsidR="007C75A7" w:rsidRDefault="00D1673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ins w:id="195" w:author="victor oliveira" w:date="2023-03-24T22:25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&lt;Daniel e Victor&gt;</w:t>
              </w:r>
            </w:ins>
          </w:p>
        </w:tc>
        <w:tc>
          <w:tcPr>
            <w:tcW w:w="2458" w:type="dxa"/>
            <w:tcBorders>
              <w:top w:val="single" w:sz="6" w:space="0" w:color="000000" w:themeColor="text1"/>
            </w:tcBorders>
          </w:tcPr>
          <w:p w14:paraId="77EF2E1F" w14:textId="4ACB71F8" w:rsidR="007C75A7" w:rsidRDefault="002A30D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ins w:id="196" w:author="victor oliveira" w:date="2023-03-24T22:24:00Z">
              <w:r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</w:rPr>
                <w:t>&lt;4.0&gt;</w:t>
              </w:r>
            </w:ins>
          </w:p>
        </w:tc>
        <w:tc>
          <w:tcPr>
            <w:tcW w:w="4663" w:type="dxa"/>
            <w:tcBorders>
              <w:top w:val="single" w:sz="6" w:space="0" w:color="000000" w:themeColor="text1"/>
            </w:tcBorders>
          </w:tcPr>
          <w:p w14:paraId="2DC9406B" w14:textId="77777777" w:rsidR="007C75A7" w:rsidRDefault="007C75A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</w:tr>
    </w:tbl>
    <w:p w14:paraId="00F7A586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  <w:bookmarkStart w:id="197" w:name="_heading=h.3dy6vkm" w:colFirst="0" w:colLast="0"/>
      <w:bookmarkEnd w:id="197"/>
    </w:p>
    <w:p w14:paraId="4D976722" w14:textId="77777777" w:rsidR="006E2FE2" w:rsidRDefault="006E2FE2">
      <w:p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right" w:pos="10440"/>
        </w:tabs>
        <w:spacing w:line="360" w:lineRule="auto"/>
        <w:rPr>
          <w:ins w:id="198" w:author="victor oliveira" w:date="2023-03-21T14:46:00Z"/>
        </w:rPr>
      </w:pPr>
      <w:ins w:id="199" w:author="victor oliveira" w:date="2023-03-21T14:46:00Z">
        <w:r>
          <w:t xml:space="preserve">Sprint 1 – </w:t>
        </w:r>
        <w:proofErr w:type="spellStart"/>
        <w:r>
          <w:t>lu</w:t>
        </w:r>
        <w:proofErr w:type="spellEnd"/>
        <w:r>
          <w:t xml:space="preserve"> e </w:t>
        </w:r>
        <w:proofErr w:type="spellStart"/>
        <w:r>
          <w:t>math</w:t>
        </w:r>
        <w:proofErr w:type="spellEnd"/>
        <w:r>
          <w:t xml:space="preserve"> </w:t>
        </w:r>
      </w:ins>
    </w:p>
    <w:p w14:paraId="357D6FDB" w14:textId="55279ECD" w:rsidR="006E2FE2" w:rsidRPr="006E2FE2" w:rsidRDefault="006E2FE2">
      <w:p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right" w:pos="10440"/>
        </w:tabs>
        <w:spacing w:line="360" w:lineRule="auto"/>
        <w:rPr>
          <w:ins w:id="200" w:author="victor oliveira" w:date="2023-03-21T14:46:00Z"/>
          <w:lang w:val="en-US"/>
          <w:rPrChange w:id="201" w:author="victor oliveira" w:date="2023-03-21T14:48:00Z">
            <w:rPr>
              <w:ins w:id="202" w:author="victor oliveira" w:date="2023-03-21T14:46:00Z"/>
            </w:rPr>
          </w:rPrChange>
        </w:rPr>
      </w:pPr>
      <w:ins w:id="203" w:author="victor oliveira" w:date="2023-03-21T14:46:00Z">
        <w:r w:rsidRPr="006E2FE2">
          <w:rPr>
            <w:lang w:val="en-US"/>
            <w:rPrChange w:id="204" w:author="victor oliveira" w:date="2023-03-21T14:48:00Z">
              <w:rPr/>
            </w:rPrChange>
          </w:rPr>
          <w:t xml:space="preserve">Sprint 2 – </w:t>
        </w:r>
        <w:proofErr w:type="spellStart"/>
        <w:r w:rsidRPr="006E2FE2">
          <w:rPr>
            <w:lang w:val="en-US"/>
            <w:rPrChange w:id="205" w:author="victor oliveira" w:date="2023-03-21T14:48:00Z">
              <w:rPr/>
            </w:rPrChange>
          </w:rPr>
          <w:t>luisa</w:t>
        </w:r>
      </w:ins>
      <w:proofErr w:type="spellEnd"/>
      <w:ins w:id="206" w:author="victor oliveira" w:date="2023-03-21T14:48:00Z">
        <w:r>
          <w:rPr>
            <w:lang w:val="en-US"/>
          </w:rPr>
          <w:t xml:space="preserve">, Bruno, </w:t>
        </w:r>
        <w:proofErr w:type="spellStart"/>
        <w:r>
          <w:rPr>
            <w:lang w:val="en-US"/>
          </w:rPr>
          <w:t>daniel</w:t>
        </w:r>
      </w:ins>
      <w:proofErr w:type="spellEnd"/>
    </w:p>
    <w:p w14:paraId="6518003B" w14:textId="513828C5" w:rsidR="006E2FE2" w:rsidRDefault="006E2FE2">
      <w:p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right" w:pos="10440"/>
        </w:tabs>
        <w:spacing w:line="360" w:lineRule="auto"/>
        <w:rPr>
          <w:ins w:id="207" w:author="victor oliveira" w:date="2023-03-21T14:48:00Z"/>
          <w:lang w:val="en-US"/>
        </w:rPr>
      </w:pPr>
      <w:ins w:id="208" w:author="victor oliveira" w:date="2023-03-21T14:46:00Z">
        <w:r w:rsidRPr="006E2FE2">
          <w:rPr>
            <w:lang w:val="en-US"/>
            <w:rPrChange w:id="209" w:author="victor oliveira" w:date="2023-03-21T14:47:00Z">
              <w:rPr/>
            </w:rPrChange>
          </w:rPr>
          <w:t>Sprint</w:t>
        </w:r>
      </w:ins>
      <w:ins w:id="210" w:author="victor oliveira" w:date="2023-03-21T14:47:00Z">
        <w:r w:rsidRPr="006E2FE2">
          <w:rPr>
            <w:lang w:val="en-US"/>
            <w:rPrChange w:id="211" w:author="victor oliveira" w:date="2023-03-21T14:47:00Z">
              <w:rPr/>
            </w:rPrChange>
          </w:rPr>
          <w:t xml:space="preserve"> 3 – </w:t>
        </w:r>
        <w:proofErr w:type="spellStart"/>
        <w:r w:rsidRPr="006E2FE2">
          <w:rPr>
            <w:lang w:val="en-US"/>
            <w:rPrChange w:id="212" w:author="victor oliveira" w:date="2023-03-21T14:47:00Z">
              <w:rPr/>
            </w:rPrChange>
          </w:rPr>
          <w:t>dani</w:t>
        </w:r>
        <w:proofErr w:type="spellEnd"/>
        <w:r w:rsidRPr="006E2FE2">
          <w:rPr>
            <w:lang w:val="en-US"/>
            <w:rPrChange w:id="213" w:author="victor oliveira" w:date="2023-03-21T14:47:00Z">
              <w:rPr/>
            </w:rPrChange>
          </w:rPr>
          <w:t xml:space="preserve"> boy, </w:t>
        </w:r>
        <w:proofErr w:type="spellStart"/>
        <w:r w:rsidRPr="006E2FE2">
          <w:rPr>
            <w:lang w:val="en-US"/>
            <w:rPrChange w:id="214" w:author="victor oliveira" w:date="2023-03-21T14:47:00Z">
              <w:rPr/>
            </w:rPrChange>
          </w:rPr>
          <w:t>mario</w:t>
        </w:r>
        <w:proofErr w:type="spellEnd"/>
        <w:r w:rsidRPr="006E2FE2">
          <w:rPr>
            <w:lang w:val="en-US"/>
            <w:rPrChange w:id="215" w:author="victor oliveira" w:date="2023-03-21T14:47:00Z">
              <w:rPr/>
            </w:rPrChange>
          </w:rPr>
          <w:t xml:space="preserve"> games</w:t>
        </w:r>
        <w:r>
          <w:rPr>
            <w:lang w:val="en-US"/>
          </w:rPr>
          <w:t xml:space="preserve">, </w:t>
        </w:r>
      </w:ins>
      <w:ins w:id="216" w:author="victor oliveira" w:date="2023-03-21T14:48:00Z">
        <w:r>
          <w:rPr>
            <w:lang w:val="en-US"/>
          </w:rPr>
          <w:t>Matheus</w:t>
        </w:r>
      </w:ins>
    </w:p>
    <w:p w14:paraId="25B74D5D" w14:textId="59F09A93" w:rsidR="006E2FE2" w:rsidRPr="006E2FE2" w:rsidRDefault="006E2FE2">
      <w:p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right" w:pos="10440"/>
        </w:tabs>
        <w:spacing w:line="360" w:lineRule="auto"/>
        <w:rPr>
          <w:ins w:id="217" w:author="victor oliveira" w:date="2023-03-21T14:47:00Z"/>
          <w:lang w:val="en-US"/>
          <w:rPrChange w:id="218" w:author="victor oliveira" w:date="2023-03-21T14:47:00Z">
            <w:rPr>
              <w:ins w:id="219" w:author="victor oliveira" w:date="2023-03-21T14:47:00Z"/>
            </w:rPr>
          </w:rPrChange>
        </w:rPr>
      </w:pPr>
      <w:ins w:id="220" w:author="victor oliveira" w:date="2023-03-21T14:49:00Z">
        <w:r>
          <w:rPr>
            <w:lang w:val="en-US"/>
          </w:rPr>
          <w:t xml:space="preserve">Sprint 4 </w:t>
        </w:r>
      </w:ins>
      <w:ins w:id="221" w:author="victor oliveira" w:date="2023-03-21T14:50:00Z">
        <w:r>
          <w:rPr>
            <w:lang w:val="en-US"/>
          </w:rPr>
          <w:t>–</w:t>
        </w:r>
      </w:ins>
      <w:ins w:id="222" w:author="victor oliveira" w:date="2023-03-21T14:49:00Z">
        <w:r>
          <w:rPr>
            <w:lang w:val="en-US"/>
          </w:rPr>
          <w:t xml:space="preserve"> </w:t>
        </w:r>
      </w:ins>
      <w:ins w:id="223" w:author="victor oliveira" w:date="2023-03-21T14:50:00Z">
        <w:r>
          <w:rPr>
            <w:lang w:val="en-US"/>
          </w:rPr>
          <w:t>Daniel e victor</w:t>
        </w:r>
      </w:ins>
    </w:p>
    <w:p w14:paraId="3795B782" w14:textId="5D4CC46A" w:rsidR="007C75A7" w:rsidRPr="006E2FE2" w:rsidRDefault="009664D2">
      <w:p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right" w:pos="10440"/>
        </w:tabs>
        <w:spacing w:line="360" w:lineRule="auto"/>
        <w:rPr>
          <w:rFonts w:ascii="Manrope Medium" w:eastAsia="Manrope Medium" w:hAnsi="Manrope Medium" w:cs="Manrope Medium"/>
          <w:color w:val="000000"/>
          <w:sz w:val="20"/>
          <w:szCs w:val="20"/>
          <w:lang w:val="en-US"/>
          <w:rPrChange w:id="224" w:author="victor oliveira" w:date="2023-03-21T14:47:00Z">
            <w:rPr>
              <w:rFonts w:ascii="Manrope Medium" w:eastAsia="Manrope Medium" w:hAnsi="Manrope Medium" w:cs="Manrope Medium"/>
              <w:color w:val="000000"/>
              <w:sz w:val="20"/>
              <w:szCs w:val="20"/>
            </w:rPr>
          </w:rPrChange>
        </w:rPr>
      </w:pPr>
      <w:r>
        <w:fldChar w:fldCharType="begin"/>
      </w:r>
      <w:r w:rsidRPr="006E2FE2">
        <w:rPr>
          <w:lang w:val="en-US"/>
          <w:rPrChange w:id="225" w:author="victor oliveira" w:date="2023-03-21T14:47:00Z">
            <w:rPr/>
          </w:rPrChange>
        </w:rPr>
        <w:instrText xml:space="preserve"> HYPERLINK \l "_heading=h.147n2zr" </w:instrText>
      </w:r>
      <w:r>
        <w:fldChar w:fldCharType="separate"/>
      </w:r>
    </w:p>
    <w:bookmarkStart w:id="226" w:name="_heading=h.1t3h5sf" w:colFirst="0" w:colLast="0"/>
    <w:bookmarkEnd w:id="226"/>
    <w:p w14:paraId="05ADC80E" w14:textId="77777777" w:rsidR="007C75A7" w:rsidRDefault="009664D2">
      <w:pPr>
        <w:pStyle w:val="Title"/>
        <w:numPr>
          <w:ilvl w:val="0"/>
          <w:numId w:val="3"/>
        </w:numPr>
      </w:pPr>
      <w:r>
        <w:fldChar w:fldCharType="end"/>
      </w:r>
      <w:r>
        <w:t>Introdução</w:t>
      </w:r>
    </w:p>
    <w:p w14:paraId="76E06726" w14:textId="77777777" w:rsidR="007C75A7" w:rsidRDefault="007C75A7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color w:val="000000"/>
          <w:sz w:val="8"/>
          <w:szCs w:val="8"/>
        </w:rPr>
      </w:pPr>
    </w:p>
    <w:p w14:paraId="19E20123" w14:textId="77777777" w:rsidR="007C75A7" w:rsidRDefault="009664D2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color w:val="000000"/>
          <w:sz w:val="24"/>
          <w:szCs w:val="24"/>
        </w:rPr>
      </w:pPr>
      <w:r>
        <w:rPr>
          <w:rFonts w:ascii="Manrope Medium" w:eastAsia="Manrope Medium" w:hAnsi="Manrope Medium" w:cs="Manrope Medium"/>
          <w:color w:val="000000"/>
          <w:sz w:val="24"/>
          <w:szCs w:val="24"/>
        </w:rPr>
        <w:t>Escopo do Documento</w:t>
      </w:r>
    </w:p>
    <w:p w14:paraId="55EFCB75" w14:textId="77777777" w:rsidR="006E2FE2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ins w:id="227" w:author="victor oliveira" w:date="2023-03-21T14:50:00Z"/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O escopo do documento de </w:t>
      </w:r>
      <w:del w:id="228" w:author="MARCELO LUIZ DO AMARAL" w:date="2023-03-16T16:11:00Z">
        <w:r w:rsidDel="00C609AB">
          <w:rPr>
            <w:rFonts w:ascii="Manrope Medium" w:eastAsia="Manrope Medium" w:hAnsi="Manrope Medium" w:cs="Manrope Medium"/>
            <w:sz w:val="20"/>
            <w:szCs w:val="20"/>
          </w:rPr>
          <w:delText xml:space="preserve"> 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 xml:space="preserve">“As aventuras de Fibrinha”, o jogo, tem como objetivo retratar não apenas seus aspectos técnicos, mas sim toda sua parte de desenvolvimento. </w:t>
      </w:r>
    </w:p>
    <w:p w14:paraId="0E525796" w14:textId="7085BEA6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commentRangeStart w:id="229"/>
      <w:r>
        <w:rPr>
          <w:rFonts w:ascii="Manrope Medium" w:eastAsia="Manrope Medium" w:hAnsi="Manrope Medium" w:cs="Manrope Medium"/>
          <w:sz w:val="20"/>
          <w:szCs w:val="20"/>
        </w:rPr>
        <w:t xml:space="preserve">Elaboração de ideias, execuções, revisões, criação dos personagens, tipo de narração, criação da história (roteiro), game design, feedbacks do jogo em CX, UX e UI,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level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design, interação e alinhamento com nosso parceiro, efeitos sonoros e trilha sonora são exemplos de componentes que estarão presentes nesta documentação. </w:t>
      </w:r>
      <w:commentRangeEnd w:id="229"/>
      <w:r w:rsidR="00C609AB">
        <w:rPr>
          <w:rStyle w:val="CommentReference"/>
        </w:rPr>
        <w:commentReference w:id="229"/>
      </w:r>
    </w:p>
    <w:p w14:paraId="07F6CDFE" w14:textId="755B955E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O jogo foi elaborado a partir de uma </w:t>
      </w:r>
      <w:ins w:id="230" w:author="victor oliveira" w:date="2023-03-21T14:55:00Z">
        <w:r w:rsidR="001A4F91">
          <w:rPr>
            <w:rFonts w:ascii="Manrope Medium" w:eastAsia="Manrope Medium" w:hAnsi="Manrope Medium" w:cs="Manrope Medium"/>
            <w:sz w:val="20"/>
            <w:szCs w:val="20"/>
          </w:rPr>
          <w:t xml:space="preserve">necessidade </w:t>
        </w:r>
      </w:ins>
      <w:commentRangeStart w:id="231"/>
      <w:del w:id="232" w:author="victor oliveira" w:date="2023-03-21T14:55:00Z">
        <w:r w:rsidDel="001A4F91">
          <w:rPr>
            <w:rFonts w:ascii="Manrope Medium" w:eastAsia="Manrope Medium" w:hAnsi="Manrope Medium" w:cs="Manrope Medium"/>
            <w:sz w:val="20"/>
            <w:szCs w:val="20"/>
          </w:rPr>
          <w:delText>dor</w:delText>
        </w:r>
        <w:commentRangeEnd w:id="231"/>
        <w:r w:rsidR="00C609AB" w:rsidDel="001A4F91">
          <w:rPr>
            <w:rStyle w:val="CommentReference"/>
          </w:rPr>
          <w:commentReference w:id="231"/>
        </w:r>
        <w:r w:rsidDel="001A4F91">
          <w:rPr>
            <w:rFonts w:ascii="Manrope Medium" w:eastAsia="Manrope Medium" w:hAnsi="Manrope Medium" w:cs="Manrope Medium"/>
            <w:sz w:val="20"/>
            <w:szCs w:val="20"/>
          </w:rPr>
          <w:delText xml:space="preserve"> 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>trazida pela</w:t>
      </w:r>
      <w:r>
        <w:rPr>
          <w:rFonts w:ascii="Manrope Medium" w:eastAsia="Manrope Medium" w:hAnsi="Manrope Medium" w:cs="Manrope Medium"/>
          <w:i/>
          <w:sz w:val="20"/>
          <w:szCs w:val="20"/>
        </w:rPr>
        <w:t xml:space="preserve"> </w:t>
      </w:r>
      <w:proofErr w:type="spellStart"/>
      <w:proofErr w:type="gramStart"/>
      <w:r>
        <w:rPr>
          <w:rFonts w:ascii="Manrope Medium" w:eastAsia="Manrope Medium" w:hAnsi="Manrope Medium" w:cs="Manrope Medium"/>
          <w:i/>
          <w:sz w:val="20"/>
          <w:szCs w:val="20"/>
        </w:rPr>
        <w:t>V.tal</w:t>
      </w:r>
      <w:proofErr w:type="spellEnd"/>
      <w:r>
        <w:rPr>
          <w:rFonts w:ascii="Manrope Medium" w:eastAsia="Manrope Medium" w:hAnsi="Manrope Medium" w:cs="Manrope Medium"/>
          <w:i/>
          <w:sz w:val="20"/>
          <w:szCs w:val="20"/>
        </w:rPr>
        <w:t xml:space="preserve"> </w:t>
      </w:r>
      <w:r>
        <w:rPr>
          <w:rFonts w:ascii="Manrope Medium" w:eastAsia="Manrope Medium" w:hAnsi="Manrope Medium" w:cs="Manrope Medium"/>
          <w:sz w:val="20"/>
          <w:szCs w:val="20"/>
        </w:rPr>
        <w:t>:</w:t>
      </w:r>
      <w:proofErr w:type="gramEnd"/>
      <w:r>
        <w:rPr>
          <w:rFonts w:ascii="Manrope Medium" w:eastAsia="Manrope Medium" w:hAnsi="Manrope Medium" w:cs="Manrope Medium"/>
          <w:sz w:val="20"/>
          <w:szCs w:val="20"/>
        </w:rPr>
        <w:t xml:space="preserve">  seu código de ética. Em específico, a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Vtech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ficou encarregada sobre dois subtemas: uso de recursos e conflito de interesses.</w:t>
      </w:r>
    </w:p>
    <w:p w14:paraId="6030FA52" w14:textId="341AFA9E" w:rsidR="001A4F91" w:rsidRPr="001A4F91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bookmarkStart w:id="233" w:name="_Hlk129875774"/>
      <w:commentRangeStart w:id="234"/>
      <w:del w:id="235" w:author="victor oliveira" w:date="2023-03-24T07:12:00Z">
        <w:r w:rsidDel="008C784B">
          <w:rPr>
            <w:rFonts w:ascii="Manrope Medium" w:eastAsia="Manrope Medium" w:hAnsi="Manrope Medium" w:cs="Manrope Medium"/>
            <w:sz w:val="20"/>
            <w:szCs w:val="20"/>
          </w:rPr>
          <w:delText xml:space="preserve">O grande desafio foi transformar a problemática que é caracterizada atualmente como: burocrática e cansativa em algo lúdico interativo e que estimule o colaborador a entender de fato o código de ética da empresa. </w:delText>
        </w:r>
        <w:commentRangeEnd w:id="234"/>
        <w:r w:rsidR="001B266C" w:rsidDel="008C784B">
          <w:rPr>
            <w:rStyle w:val="CommentReference"/>
          </w:rPr>
          <w:commentReference w:id="234"/>
        </w:r>
      </w:del>
      <w:ins w:id="236" w:author="victor oliveira" w:date="2023-03-21T14:57:00Z">
        <w:r w:rsidR="001A4F91" w:rsidRPr="001A4F91">
          <w:rPr>
            <w:rFonts w:ascii="Helvetica Neue" w:hAnsi="Helvetica Neue" w:cs="Helvetica Neue"/>
            <w:color w:val="000000"/>
            <w:sz w:val="20"/>
            <w:szCs w:val="20"/>
            <w:rPrChange w:id="237" w:author="victor oliveira" w:date="2023-03-21T14:57:00Z">
              <w:rPr>
                <w:rFonts w:ascii="Helvetica Neue" w:hAnsi="Helvetica Neue" w:cs="Helvetica Neue"/>
                <w:color w:val="000000"/>
                <w:sz w:val="26"/>
                <w:szCs w:val="26"/>
                <w:lang w:val="en-US"/>
              </w:rPr>
            </w:rPrChange>
          </w:rPr>
          <w:t>O grande desafio é trabalhar a problemática do código de ética, transformando um assunto que é visto como burocrático e cansativa em algo lúdico, interativo e que estimule o colaborador a entender, de fato, o código de ética da empresa.</w:t>
        </w:r>
      </w:ins>
    </w:p>
    <w:bookmarkEnd w:id="233"/>
    <w:p w14:paraId="6E6D2644" w14:textId="433CA9BB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Para garantir uma alta taxa de sucesso e adesão </w:t>
      </w:r>
      <w:del w:id="238" w:author="MARCELO LUIZ DO AMARAL" w:date="2023-03-16T16:21:00Z">
        <w:r w:rsidDel="001B266C">
          <w:rPr>
            <w:rFonts w:ascii="Manrope Medium" w:eastAsia="Manrope Medium" w:hAnsi="Manrope Medium" w:cs="Manrope Medium"/>
            <w:sz w:val="20"/>
            <w:szCs w:val="20"/>
          </w:rPr>
          <w:delText>entre a equipe</w:delText>
        </w:r>
      </w:del>
      <w:ins w:id="239" w:author="MARCELO LUIZ DO AMARAL" w:date="2023-03-16T16:23:00Z">
        <w:r w:rsidR="001B266C">
          <w:rPr>
            <w:rFonts w:ascii="Manrope Medium" w:eastAsia="Manrope Medium" w:hAnsi="Manrope Medium" w:cs="Manrope Medium"/>
            <w:sz w:val="20"/>
            <w:szCs w:val="20"/>
          </w:rPr>
          <w:t xml:space="preserve">entre os </w:t>
        </w:r>
      </w:ins>
      <w:ins w:id="240" w:author="Daniel Mendez" w:date="2023-03-25T01:42:00Z">
        <w:r w:rsidR="001B266C">
          <w:rPr>
            <w:rFonts w:ascii="Manrope Medium" w:eastAsia="Manrope Medium" w:hAnsi="Manrope Medium" w:cs="Manrope Medium"/>
            <w:sz w:val="20"/>
            <w:szCs w:val="20"/>
          </w:rPr>
          <w:t xml:space="preserve">funcionários </w:t>
        </w:r>
        <w:r>
          <w:rPr>
            <w:rFonts w:ascii="Manrope Medium" w:eastAsia="Manrope Medium" w:hAnsi="Manrope Medium" w:cs="Manrope Medium"/>
            <w:sz w:val="20"/>
            <w:szCs w:val="20"/>
          </w:rPr>
          <w:t>da</w:t>
        </w:r>
      </w:ins>
      <w:r>
        <w:rPr>
          <w:rFonts w:ascii="Manrope Medium" w:eastAsia="Manrope Medium" w:hAnsi="Manrope Medium" w:cs="Manrope Medium"/>
          <w:sz w:val="20"/>
          <w:szCs w:val="20"/>
        </w:rPr>
        <w:t xml:space="preserve"> </w:t>
      </w:r>
      <w:proofErr w:type="spellStart"/>
      <w:r>
        <w:rPr>
          <w:rFonts w:ascii="Manrope Medium" w:eastAsia="Manrope Medium" w:hAnsi="Manrope Medium" w:cs="Manrope Medium"/>
          <w:i/>
          <w:sz w:val="20"/>
          <w:szCs w:val="20"/>
        </w:rPr>
        <w:t>V.tal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, a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V</w:t>
      </w:r>
      <w:r>
        <w:rPr>
          <w:rFonts w:ascii="Manrope Medium" w:eastAsia="Manrope Medium" w:hAnsi="Manrope Medium" w:cs="Manrope Medium"/>
          <w:sz w:val="20"/>
          <w:szCs w:val="20"/>
        </w:rPr>
        <w:t>t</w:t>
      </w:r>
      <w:r>
        <w:rPr>
          <w:rFonts w:ascii="Manrope Medium" w:eastAsia="Manrope Medium" w:hAnsi="Manrope Medium" w:cs="Manrope Medium"/>
          <w:sz w:val="20"/>
          <w:szCs w:val="20"/>
        </w:rPr>
        <w:t>ech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irá trabalhar com a gamificação juntamente com a mecânica de Q&amp;A (perguntas e respostas), na qual “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Fibrinha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>” (herói/personagem principal) terá que responder corretamente às perguntas realizadas por “Choquinho” (inimigo secundário) e “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Cobrinho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” (Inimigo principal). </w:t>
      </w:r>
    </w:p>
    <w:p w14:paraId="6C61E607" w14:textId="233D8134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ins w:id="241" w:author="Daniel Mendez" w:date="2023-03-25T01:36:00Z"/>
          <w:rFonts w:ascii="Manrope Medium" w:eastAsia="Manrope Medium" w:hAnsi="Manrope Medium" w:cs="Manrope Medium"/>
          <w:color w:val="000000"/>
          <w:sz w:val="20"/>
          <w:szCs w:val="20"/>
        </w:rPr>
      </w:pPr>
      <w:commentRangeStart w:id="242"/>
      <w:del w:id="243" w:author="victor oliveira" w:date="2023-03-21T15:27:00Z">
        <w:r w:rsidDel="0066190D">
          <w:rPr>
            <w:rFonts w:ascii="Manrope Medium" w:eastAsia="Manrope Medium" w:hAnsi="Manrope Medium" w:cs="Manrope Medium"/>
            <w:sz w:val="20"/>
            <w:szCs w:val="20"/>
          </w:rPr>
          <w:delText xml:space="preserve">Além disso, mais uma forma de garantir o aprendizado do player, </w:delText>
        </w:r>
      </w:del>
      <w:ins w:id="244" w:author="victor oliveira" w:date="2023-03-21T15:27:00Z">
        <w:r w:rsidR="0066190D">
          <w:rPr>
            <w:rFonts w:ascii="Manrope Medium" w:eastAsia="Manrope Medium" w:hAnsi="Manrope Medium" w:cs="Manrope Medium"/>
            <w:sz w:val="20"/>
            <w:szCs w:val="20"/>
          </w:rPr>
          <w:t>A</w:t>
        </w:r>
      </w:ins>
      <w:del w:id="245" w:author="victor oliveira" w:date="2023-03-21T15:27:00Z">
        <w:r w:rsidDel="0066190D">
          <w:rPr>
            <w:rFonts w:ascii="Manrope Medium" w:eastAsia="Manrope Medium" w:hAnsi="Manrope Medium" w:cs="Manrope Medium"/>
            <w:sz w:val="20"/>
            <w:szCs w:val="20"/>
          </w:rPr>
          <w:delText>a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>o concluir o jogo</w:t>
      </w:r>
      <w:ins w:id="246" w:author="victor oliveira" w:date="2023-03-21T15:27:00Z">
        <w:r w:rsidR="0066190D">
          <w:rPr>
            <w:rFonts w:ascii="Manrope Medium" w:eastAsia="Manrope Medium" w:hAnsi="Manrope Medium" w:cs="Manrope Medium"/>
            <w:sz w:val="20"/>
            <w:szCs w:val="20"/>
          </w:rPr>
          <w:t>,</w:t>
        </w:r>
      </w:ins>
      <w:r>
        <w:rPr>
          <w:rFonts w:ascii="Manrope Medium" w:eastAsia="Manrope Medium" w:hAnsi="Manrope Medium" w:cs="Manrope Medium"/>
          <w:sz w:val="20"/>
          <w:szCs w:val="20"/>
        </w:rPr>
        <w:t xml:space="preserve"> um certificado com o nome da pessoa irá aparecer </w:t>
      </w:r>
      <w:del w:id="247" w:author="victor oliveira" w:date="2023-03-21T15:27:00Z">
        <w:r w:rsidDel="0066190D">
          <w:rPr>
            <w:rFonts w:ascii="Manrope Medium" w:eastAsia="Manrope Medium" w:hAnsi="Manrope Medium" w:cs="Manrope Medium"/>
            <w:sz w:val="20"/>
            <w:szCs w:val="20"/>
          </w:rPr>
          <w:delText xml:space="preserve">a 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 xml:space="preserve">parabenizando e mostrando seu desempenho. Esse certificado será mostrado ao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compliance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da </w:t>
      </w:r>
      <w:proofErr w:type="spellStart"/>
      <w:r>
        <w:rPr>
          <w:rFonts w:ascii="Manrope Medium" w:eastAsia="Manrope Medium" w:hAnsi="Manrope Medium" w:cs="Manrope Medium"/>
          <w:i/>
          <w:sz w:val="20"/>
          <w:szCs w:val="20"/>
        </w:rPr>
        <w:t>V.ta</w:t>
      </w:r>
      <w:ins w:id="248" w:author="victor oliveira" w:date="2023-03-21T15:28:00Z">
        <w:r w:rsidR="0066190D">
          <w:rPr>
            <w:rFonts w:ascii="Manrope Medium" w:eastAsia="Manrope Medium" w:hAnsi="Manrope Medium" w:cs="Manrope Medium"/>
            <w:i/>
            <w:sz w:val="20"/>
            <w:szCs w:val="20"/>
          </w:rPr>
          <w:t>l</w:t>
        </w:r>
        <w:proofErr w:type="spellEnd"/>
        <w:r w:rsidR="0066190D">
          <w:rPr>
            <w:rFonts w:ascii="Manrope Medium" w:eastAsia="Manrope Medium" w:hAnsi="Manrope Medium" w:cs="Manrope Medium"/>
            <w:i/>
            <w:sz w:val="20"/>
            <w:szCs w:val="20"/>
          </w:rPr>
          <w:t>.</w:t>
        </w:r>
      </w:ins>
      <w:del w:id="249" w:author="victor oliveira" w:date="2023-03-21T15:28:00Z">
        <w:r w:rsidDel="0066190D">
          <w:rPr>
            <w:rFonts w:ascii="Manrope Medium" w:eastAsia="Manrope Medium" w:hAnsi="Manrope Medium" w:cs="Manrope Medium"/>
            <w:i/>
            <w:sz w:val="20"/>
            <w:szCs w:val="20"/>
          </w:rPr>
          <w:delText>l.</w:delText>
        </w:r>
      </w:del>
      <w:ins w:id="250" w:author="victor oliveira" w:date="2023-03-21T15:27:00Z">
        <w:r w:rsidR="0066190D" w:rsidDel="0066190D">
          <w:rPr>
            <w:rFonts w:ascii="Manrope Medium" w:eastAsia="Manrope Medium" w:hAnsi="Manrope Medium" w:cs="Manrope Medium"/>
            <w:i/>
            <w:sz w:val="20"/>
            <w:szCs w:val="20"/>
          </w:rPr>
          <w:t xml:space="preserve"> </w:t>
        </w:r>
      </w:ins>
      <w:del w:id="251" w:author="victor oliveira" w:date="2023-03-21T15:27:00Z">
        <w:r w:rsidDel="0066190D">
          <w:rPr>
            <w:rFonts w:ascii="Manrope Medium" w:eastAsia="Manrope Medium" w:hAnsi="Manrope Medium" w:cs="Manrope Medium"/>
            <w:i/>
            <w:sz w:val="20"/>
            <w:szCs w:val="20"/>
          </w:rPr>
          <w:delText xml:space="preserve"> </w:delText>
        </w:r>
      </w:del>
      <w:commentRangeEnd w:id="242"/>
      <w:r w:rsidR="001B266C" w:rsidDel="0066190D">
        <w:rPr>
          <w:rStyle w:val="CommentReference"/>
        </w:rPr>
        <w:commentReference w:id="242"/>
      </w:r>
    </w:p>
    <w:p w14:paraId="78819CEE" w14:textId="67E8AAFC" w:rsidR="575C4E10" w:rsidRDefault="07C16C86" w:rsidP="220D58A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i/>
          <w:iCs/>
          <w:sz w:val="20"/>
          <w:szCs w:val="20"/>
        </w:rPr>
      </w:pPr>
      <w:ins w:id="252" w:author="Daniel Mendez" w:date="2023-03-25T01:38:00Z"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 xml:space="preserve">Na parte final do jogo, ou seja, após o </w:t>
        </w:r>
      </w:ins>
      <w:proofErr w:type="spellStart"/>
      <w:ins w:id="253" w:author="Daniel Mendez" w:date="2023-03-25T01:50:00Z">
        <w:r w:rsidR="5D368365" w:rsidRPr="5D368365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>Fibrinha</w:t>
        </w:r>
      </w:ins>
      <w:proofErr w:type="spellEnd"/>
      <w:ins w:id="254" w:author="Daniel Mendez" w:date="2023-03-25T01:38:00Z"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 xml:space="preserve"> derrotar o </w:t>
        </w:r>
        <w:proofErr w:type="spellStart"/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>Cobrinho</w:t>
        </w:r>
        <w:proofErr w:type="spellEnd"/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>, um</w:t>
        </w:r>
      </w:ins>
      <w:ins w:id="255" w:author="Daniel Mendez" w:date="2023-03-25T01:39:00Z"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 xml:space="preserve"> certificado,</w:t>
        </w:r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 xml:space="preserve"> </w:t>
        </w:r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>apar</w:t>
        </w:r>
      </w:ins>
      <w:ins w:id="256" w:author="Daniel Mendez" w:date="2023-03-25T01:40:00Z"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 xml:space="preserve">ecerá parabenizando-o e </w:t>
        </w:r>
      </w:ins>
      <w:ins w:id="257" w:author="Daniel Mendez" w:date="2023-03-25T01:41:00Z"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>informando</w:t>
        </w:r>
      </w:ins>
      <w:ins w:id="258" w:author="Daniel Mendez" w:date="2023-03-25T01:40:00Z"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 xml:space="preserve"> que o certificado </w:t>
        </w:r>
        <w:r w:rsidR="2F2A79A5" w:rsidRPr="2F2A79A5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>deve</w:t>
        </w:r>
      </w:ins>
      <w:ins w:id="259" w:author="Daniel Mendez" w:date="2023-03-25T01:41:00Z">
        <w:r w:rsidR="2F2A79A5" w:rsidRPr="2F2A79A5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>rá</w:t>
        </w:r>
      </w:ins>
      <w:ins w:id="260" w:author="Daniel Mendez" w:date="2023-03-25T01:40:00Z"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 xml:space="preserve"> ser mostrado </w:t>
        </w:r>
      </w:ins>
      <w:ins w:id="261" w:author="Daniel Mendez" w:date="2023-03-25T01:41:00Z"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>a</w:t>
        </w:r>
      </w:ins>
      <w:ins w:id="262" w:author="Daniel Mendez" w:date="2023-03-25T01:40:00Z"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 xml:space="preserve"> </w:t>
        </w:r>
      </w:ins>
      <w:ins w:id="263" w:author="Daniel Mendez" w:date="2023-03-25T01:41:00Z">
        <w:r w:rsidRPr="07C16C86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>área de RH</w:t>
        </w:r>
      </w:ins>
      <w:ins w:id="264" w:author="Daniel Mendez" w:date="2023-03-25T01:45:00Z">
        <w:r w:rsidR="66ADA5A2" w:rsidRPr="66ADA5A2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 xml:space="preserve"> </w:t>
        </w:r>
        <w:r w:rsidR="15BA243E" w:rsidRPr="15BA243E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>através de uma foto</w:t>
        </w:r>
        <w:r w:rsidR="37CCC2C8" w:rsidRPr="37CCC2C8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>.</w:t>
        </w:r>
        <w:r w:rsidR="15BA243E" w:rsidRPr="15BA243E">
          <w:rPr>
            <w:rFonts w:ascii="Manrope Medium" w:eastAsia="Manrope Medium" w:hAnsi="Manrope Medium" w:cs="Manrope Medium"/>
            <w:i/>
            <w:iCs/>
            <w:sz w:val="20"/>
            <w:szCs w:val="20"/>
          </w:rPr>
          <w:t xml:space="preserve"> </w:t>
        </w:r>
      </w:ins>
    </w:p>
    <w:p w14:paraId="02C286F8" w14:textId="77777777" w:rsidR="007C75A7" w:rsidRDefault="007C75A7" w:rsidP="28B1E9D5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</w:rPr>
      </w:pPr>
    </w:p>
    <w:p w14:paraId="7BC08546" w14:textId="77777777" w:rsidR="007C75A7" w:rsidRDefault="007C75A7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color w:val="000000"/>
          <w:sz w:val="8"/>
          <w:szCs w:val="8"/>
        </w:rPr>
      </w:pPr>
      <w:bookmarkStart w:id="265" w:name="_heading=h.4d34og8" w:colFirst="0" w:colLast="0"/>
      <w:bookmarkEnd w:id="265"/>
    </w:p>
    <w:p w14:paraId="23C5BC94" w14:textId="77777777" w:rsidR="007C75A7" w:rsidRDefault="009664D2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color w:val="000000"/>
          <w:sz w:val="24"/>
          <w:szCs w:val="24"/>
        </w:rPr>
      </w:pPr>
      <w:r>
        <w:rPr>
          <w:rFonts w:ascii="Manrope Medium" w:eastAsia="Manrope Medium" w:hAnsi="Manrope Medium" w:cs="Manrope Medium"/>
          <w:color w:val="000000"/>
          <w:sz w:val="24"/>
          <w:szCs w:val="24"/>
        </w:rPr>
        <w:t>Requisitos do Documento</w:t>
      </w:r>
    </w:p>
    <w:p w14:paraId="73E044C4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commentRangeStart w:id="266"/>
      <w:r>
        <w:rPr>
          <w:rFonts w:ascii="Manrope Medium" w:eastAsia="Manrope Medium" w:hAnsi="Manrope Medium" w:cs="Manrope Medium"/>
          <w:color w:val="000000"/>
          <w:sz w:val="20"/>
          <w:szCs w:val="20"/>
        </w:rPr>
        <w:t>Este é um documento técnico que descreve o projeto do jogo</w:t>
      </w:r>
      <w:r>
        <w:rPr>
          <w:rFonts w:ascii="Manrope Medium" w:eastAsia="Manrope Medium" w:hAnsi="Manrope Medium" w:cs="Manrope Medium"/>
          <w:sz w:val="20"/>
          <w:szCs w:val="20"/>
        </w:rPr>
        <w:t xml:space="preserve"> “As Aventura de Fibrinha”.</w:t>
      </w:r>
      <w:r>
        <w:rPr>
          <w:rFonts w:ascii="Manrope Medium" w:eastAsia="Manrope Medium" w:hAnsi="Manrope Medium" w:cs="Manrope Medium"/>
          <w:color w:val="000000"/>
          <w:sz w:val="20"/>
          <w:szCs w:val="20"/>
        </w:rPr>
        <w:t xml:space="preserve"> O documento </w:t>
      </w:r>
      <w:r>
        <w:rPr>
          <w:rFonts w:ascii="Manrope Medium" w:eastAsia="Manrope Medium" w:hAnsi="Manrope Medium" w:cs="Manrope Medium"/>
          <w:sz w:val="20"/>
          <w:szCs w:val="20"/>
        </w:rPr>
        <w:t>faz referência a</w:t>
      </w:r>
      <w:r>
        <w:rPr>
          <w:rFonts w:ascii="Manrope Medium" w:eastAsia="Manrope Medium" w:hAnsi="Manrope Medium" w:cs="Manrope Medium"/>
          <w:color w:val="000000"/>
          <w:sz w:val="20"/>
          <w:szCs w:val="20"/>
        </w:rPr>
        <w:t xml:space="preserve"> um conjunto de conceitos, metodologias e ferramentas fundamentais para o funcionamento do projeto. Os leitores devem ficar atentos a essas terminologias e conceitos. Abaixo, alguns exemplos:</w:t>
      </w:r>
    </w:p>
    <w:p w14:paraId="7DBB0C95" w14:textId="77777777" w:rsidR="007C75A7" w:rsidRDefault="009664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  <w:r>
        <w:rPr>
          <w:rFonts w:ascii="Manrope Medium" w:eastAsia="Manrope Medium" w:hAnsi="Manrope Medium" w:cs="Manrope Medium"/>
          <w:color w:val="000000"/>
          <w:sz w:val="20"/>
          <w:szCs w:val="20"/>
        </w:rPr>
        <w:t>Gráfico de</w:t>
      </w:r>
      <w:r>
        <w:rPr>
          <w:rFonts w:ascii="Manrope Medium" w:eastAsia="Manrope Medium" w:hAnsi="Manrope Medium" w:cs="Manrope Medium"/>
          <w:sz w:val="20"/>
          <w:szCs w:val="20"/>
        </w:rPr>
        <w:t xml:space="preserve">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Flow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(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Mihaly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Csikszentmihalyi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>)</w:t>
      </w:r>
    </w:p>
    <w:p w14:paraId="0BDEBA3A" w14:textId="77777777" w:rsidR="007C75A7" w:rsidRDefault="009664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>Arquétipos</w:t>
      </w:r>
      <w:r>
        <w:rPr>
          <w:rFonts w:ascii="Manrope Medium" w:eastAsia="Manrope Medium" w:hAnsi="Manrope Medium" w:cs="Manrope Medium"/>
          <w:color w:val="000000"/>
          <w:sz w:val="20"/>
          <w:szCs w:val="20"/>
        </w:rPr>
        <w:t xml:space="preserve"> de personagens</w:t>
      </w:r>
    </w:p>
    <w:p w14:paraId="7A9AED8D" w14:textId="77777777" w:rsidR="007C75A7" w:rsidRDefault="009664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  <w:r>
        <w:rPr>
          <w:rFonts w:ascii="Manrope Medium" w:eastAsia="Manrope Medium" w:hAnsi="Manrope Medium" w:cs="Manrope Medium"/>
          <w:color w:val="000000"/>
          <w:sz w:val="20"/>
          <w:szCs w:val="20"/>
        </w:rPr>
        <w:t xml:space="preserve">Jornada dos: Herói </w:t>
      </w:r>
      <w:r>
        <w:rPr>
          <w:rFonts w:ascii="Manrope Medium" w:eastAsia="Manrope Medium" w:hAnsi="Manrope Medium" w:cs="Manrope Medium"/>
          <w:sz w:val="20"/>
          <w:szCs w:val="20"/>
        </w:rPr>
        <w:t xml:space="preserve">/ </w:t>
      </w:r>
      <w:r>
        <w:rPr>
          <w:rFonts w:ascii="Manrope Medium" w:eastAsia="Manrope Medium" w:hAnsi="Manrope Medium" w:cs="Manrope Medium"/>
          <w:color w:val="000000"/>
          <w:sz w:val="20"/>
          <w:szCs w:val="20"/>
        </w:rPr>
        <w:t>Heroína</w:t>
      </w:r>
    </w:p>
    <w:p w14:paraId="24983A0D" w14:textId="77777777" w:rsidR="007C75A7" w:rsidRDefault="009664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Narrativa Lúdica </w:t>
      </w:r>
    </w:p>
    <w:p w14:paraId="7EF7DA10" w14:textId="77777777" w:rsidR="007C75A7" w:rsidRDefault="009664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>Trilha Sonora</w:t>
      </w:r>
    </w:p>
    <w:p w14:paraId="057593BF" w14:textId="77777777" w:rsidR="007C75A7" w:rsidDel="0019723A" w:rsidRDefault="009664D2" w:rsidP="001972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960"/>
        <w:jc w:val="both"/>
        <w:rPr>
          <w:del w:id="267" w:author="victor oliveira" w:date="2023-03-24T22:47:00Z"/>
          <w:rFonts w:ascii="Manrope Medium" w:eastAsia="Manrope Medium" w:hAnsi="Manrope Medium" w:cs="Manrope Medium"/>
          <w:sz w:val="20"/>
          <w:szCs w:val="20"/>
        </w:rPr>
        <w:pPrChange w:id="268" w:author="victor oliveira" w:date="2023-03-24T22:47:00Z">
          <w:pPr>
            <w:numPr>
              <w:numId w:val="4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ind w:left="3960" w:hanging="360"/>
            <w:jc w:val="both"/>
          </w:pPr>
        </w:pPrChange>
      </w:pPr>
      <w:del w:id="269" w:author="victor oliveira" w:date="2023-03-24T22:47:00Z">
        <w:r w:rsidRPr="0019723A" w:rsidDel="0019723A">
          <w:rPr>
            <w:rFonts w:ascii="Manrope Medium" w:eastAsia="Manrope Medium" w:hAnsi="Manrope Medium" w:cs="Manrope Medium"/>
            <w:sz w:val="20"/>
            <w:szCs w:val="20"/>
          </w:rPr>
          <w:delText>et</w:delText>
        </w:r>
        <w:r w:rsidDel="0019723A">
          <w:rPr>
            <w:rFonts w:ascii="Manrope Medium" w:eastAsia="Manrope Medium" w:hAnsi="Manrope Medium" w:cs="Manrope Medium"/>
            <w:sz w:val="20"/>
            <w:szCs w:val="20"/>
          </w:rPr>
          <w:delText>c</w:delText>
        </w:r>
        <w:commentRangeEnd w:id="266"/>
        <w:r w:rsidR="00DF2996" w:rsidDel="0019723A">
          <w:rPr>
            <w:rStyle w:val="CommentReference"/>
          </w:rPr>
          <w:commentReference w:id="266"/>
        </w:r>
      </w:del>
    </w:p>
    <w:p w14:paraId="0AB1CAA6" w14:textId="77777777" w:rsidR="007C75A7" w:rsidRPr="0019723A" w:rsidRDefault="007C75A7" w:rsidP="001972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960"/>
        <w:jc w:val="both"/>
        <w:rPr>
          <w:rFonts w:ascii="Manrope Medium" w:eastAsia="Manrope Medium" w:hAnsi="Manrope Medium" w:cs="Manrope Medium"/>
          <w:sz w:val="24"/>
          <w:szCs w:val="24"/>
        </w:rPr>
        <w:pPrChange w:id="270" w:author="victor oliveira" w:date="2023-03-24T22:47:00Z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both"/>
          </w:pPr>
        </w:pPrChange>
      </w:pPr>
    </w:p>
    <w:p w14:paraId="61B807FC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6C174BE6" w14:textId="77777777" w:rsidR="007C75A7" w:rsidRDefault="009664D2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color w:val="000000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>Visão Geral do Jogo</w:t>
      </w:r>
    </w:p>
    <w:tbl>
      <w:tblPr>
        <w:tblW w:w="1020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410"/>
        <w:gridCol w:w="2552"/>
        <w:gridCol w:w="5244"/>
      </w:tblGrid>
      <w:tr w:rsidR="00B32587" w14:paraId="0C1169C8" w14:textId="77777777" w:rsidTr="478C7763">
        <w:trPr>
          <w:trHeight w:val="180"/>
        </w:trPr>
        <w:tc>
          <w:tcPr>
            <w:tcW w:w="10206" w:type="dxa"/>
            <w:gridSpan w:val="3"/>
            <w:tcBorders>
              <w:top w:val="single" w:sz="12" w:space="0" w:color="000000" w:themeColor="text1"/>
              <w:bottom w:val="single" w:sz="6" w:space="0" w:color="000000" w:themeColor="text1"/>
              <w:right w:val="nil"/>
            </w:tcBorders>
            <w:shd w:val="clear" w:color="auto" w:fill="E6E6E6"/>
          </w:tcPr>
          <w:p w14:paraId="54C7B256" w14:textId="77777777" w:rsidR="007C75A7" w:rsidRDefault="009664D2">
            <w:pPr>
              <w:keepLines/>
              <w:spacing w:before="120" w:after="120"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commentRangeStart w:id="271"/>
            <w:r>
              <w:rPr>
                <w:rFonts w:ascii="Manrope" w:eastAsia="Manrope" w:hAnsi="Manrope" w:cs="Manrope"/>
                <w:b/>
                <w:sz w:val="18"/>
                <w:szCs w:val="18"/>
              </w:rPr>
              <w:t xml:space="preserve">Descrição </w:t>
            </w:r>
          </w:p>
        </w:tc>
      </w:tr>
      <w:tr w:rsidR="004E2A3F" w14:paraId="4EC13320" w14:textId="77777777" w:rsidTr="478C7763">
        <w:trPr>
          <w:trHeight w:val="60"/>
        </w:trPr>
        <w:tc>
          <w:tcPr>
            <w:tcW w:w="241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808080" w:themeFill="background1" w:themeFillShade="80"/>
          </w:tcPr>
          <w:p w14:paraId="1313DDA6" w14:textId="77777777" w:rsidR="007C75A7" w:rsidRDefault="007C75A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808080" w:themeFill="background1" w:themeFillShade="80"/>
          </w:tcPr>
          <w:p w14:paraId="7C2AE16C" w14:textId="77777777" w:rsidR="007C75A7" w:rsidRDefault="007C75A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  <w:tc>
          <w:tcPr>
            <w:tcW w:w="524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shd w:val="clear" w:color="auto" w:fill="808080" w:themeFill="background1" w:themeFillShade="80"/>
          </w:tcPr>
          <w:p w14:paraId="1416EE50" w14:textId="77777777" w:rsidR="007C75A7" w:rsidRDefault="007C75A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</w:p>
        </w:tc>
      </w:tr>
      <w:tr w:rsidR="007C75A7" w:rsidRPr="00174C82" w14:paraId="2BE16E5D" w14:textId="77777777" w:rsidTr="478C7763">
        <w:trPr>
          <w:trHeight w:val="220"/>
        </w:trPr>
        <w:tc>
          <w:tcPr>
            <w:tcW w:w="2410" w:type="dxa"/>
            <w:tcBorders>
              <w:top w:val="single" w:sz="6" w:space="0" w:color="000000" w:themeColor="text1"/>
            </w:tcBorders>
          </w:tcPr>
          <w:p w14:paraId="64D33813" w14:textId="77777777" w:rsidR="007C75A7" w:rsidRDefault="009664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Manrope" w:eastAsia="Manrope" w:hAnsi="Manrope" w:cs="Manrope"/>
                <w:b/>
                <w:color w:val="000000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Gênero</w:t>
            </w:r>
          </w:p>
        </w:tc>
        <w:tc>
          <w:tcPr>
            <w:tcW w:w="7796" w:type="dxa"/>
            <w:gridSpan w:val="2"/>
            <w:tcBorders>
              <w:top w:val="single" w:sz="6" w:space="0" w:color="000000" w:themeColor="text1"/>
            </w:tcBorders>
          </w:tcPr>
          <w:p w14:paraId="161B2EDC" w14:textId="2DF6AE0D" w:rsidR="007C75A7" w:rsidRPr="00C66FAC" w:rsidRDefault="00C66FAC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  <w:lang w:val="en-US"/>
                <w:rPrChange w:id="272" w:author="victor oliveira" w:date="2023-03-22T14:57:00Z">
                  <w:rPr>
                    <w:rFonts w:ascii="Manrope Medium" w:eastAsia="Manrope Medium" w:hAnsi="Manrope Medium" w:cs="Manrope Medium"/>
                    <w:sz w:val="18"/>
                    <w:szCs w:val="18"/>
                  </w:rPr>
                </w:rPrChange>
              </w:rPr>
            </w:pPr>
            <w:r w:rsidRPr="00BF6E12">
              <w:rPr>
                <w:rFonts w:ascii="Manrope Medium" w:eastAsia="Manrope Medium" w:hAnsi="Manrope Medium" w:cs="Manrope Medium"/>
                <w:color w:val="FFFFFF" w:themeColor="background1"/>
                <w:sz w:val="18"/>
                <w:szCs w:val="18"/>
                <w:lang w:val="en-US"/>
                <w:rPrChange w:id="273" w:author="victor oliveira" w:date="2023-03-24T22:52:00Z">
                  <w:rPr>
                    <w:rFonts w:ascii="Manrope Medium" w:eastAsia="Manrope Medium" w:hAnsi="Manrope Medium" w:cs="Manrope Medium"/>
                    <w:color w:val="4472C4"/>
                    <w:sz w:val="18"/>
                    <w:szCs w:val="18"/>
                    <w:lang w:val="en-US"/>
                  </w:rPr>
                </w:rPrChange>
              </w:rPr>
              <w:t xml:space="preserve">Q&amp;A </w:t>
            </w:r>
            <w:r w:rsidR="00AF51A0" w:rsidRPr="00BF6E12">
              <w:rPr>
                <w:rFonts w:ascii="Manrope Medium" w:eastAsia="Manrope Medium" w:hAnsi="Manrope Medium" w:cs="Manrope Medium"/>
                <w:color w:val="FFFFFF" w:themeColor="background1"/>
                <w:sz w:val="18"/>
                <w:szCs w:val="18"/>
                <w:lang w:val="en-US"/>
                <w:rPrChange w:id="274" w:author="victor oliveira" w:date="2023-03-24T22:52:00Z">
                  <w:rPr>
                    <w:rFonts w:ascii="Manrope Medium" w:eastAsia="Manrope Medium" w:hAnsi="Manrope Medium" w:cs="Manrope Medium"/>
                    <w:color w:val="4472C4"/>
                    <w:sz w:val="18"/>
                    <w:szCs w:val="18"/>
                    <w:lang w:val="en-US"/>
                  </w:rPr>
                </w:rPrChange>
              </w:rPr>
              <w:t>(questions</w:t>
            </w:r>
            <w:r w:rsidRPr="00BF6E12">
              <w:rPr>
                <w:rFonts w:ascii="Manrope Medium" w:eastAsia="Manrope Medium" w:hAnsi="Manrope Medium" w:cs="Manrope Medium"/>
                <w:color w:val="FFFFFF" w:themeColor="background1"/>
                <w:sz w:val="18"/>
                <w:szCs w:val="18"/>
                <w:lang w:val="en-US"/>
                <w:rPrChange w:id="275" w:author="victor oliveira" w:date="2023-03-24T22:52:00Z">
                  <w:rPr>
                    <w:rFonts w:ascii="Manrope Medium" w:eastAsia="Manrope Medium" w:hAnsi="Manrope Medium" w:cs="Manrope Medium"/>
                    <w:color w:val="4472C4"/>
                    <w:sz w:val="18"/>
                    <w:szCs w:val="18"/>
                    <w:lang w:val="en-US"/>
                  </w:rPr>
                </w:rPrChange>
              </w:rPr>
              <w:t xml:space="preserve"> and answers)</w:t>
            </w:r>
            <w:del w:id="276" w:author="victor oliveira" w:date="2023-03-22T14:56:00Z">
              <w:r w:rsidR="009664D2" w:rsidRPr="00C66FAC" w:rsidDel="00DF5BE8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  <w:lang w:val="en-US"/>
                  <w:rPrChange w:id="277" w:author="victor oliveira" w:date="2023-03-22T14:57:00Z">
                    <w:rPr>
                      <w:rFonts w:ascii="Manrope Medium" w:eastAsia="Manrope Medium" w:hAnsi="Manrope Medium" w:cs="Manrope Medium"/>
                      <w:color w:val="000000"/>
                      <w:sz w:val="18"/>
                      <w:szCs w:val="18"/>
                    </w:rPr>
                  </w:rPrChange>
                </w:rPr>
                <w:delText>&lt;</w:delText>
              </w:r>
              <w:r w:rsidR="009664D2" w:rsidRPr="00C66FAC" w:rsidDel="00DF5BE8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  <w:lang w:val="en-US"/>
                  <w:rPrChange w:id="278" w:author="victor oliveira" w:date="2023-03-22T14:57:00Z">
                    <w:rPr>
                      <w:rFonts w:ascii="Manrope Medium" w:eastAsia="Manrope Medium" w:hAnsi="Manrope Medium" w:cs="Manrope Medium"/>
                      <w:color w:val="4472C4"/>
                      <w:sz w:val="18"/>
                      <w:szCs w:val="18"/>
                    </w:rPr>
                  </w:rPrChange>
                </w:rPr>
                <w:delText>E</w:delText>
              </w:r>
              <w:r w:rsidR="009664D2" w:rsidRPr="00C66FAC" w:rsidDel="000175DF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  <w:lang w:val="en-US"/>
                  <w:rPrChange w:id="279" w:author="victor oliveira" w:date="2023-03-22T14:57:00Z">
                    <w:rPr>
                      <w:rFonts w:ascii="Manrope Medium" w:eastAsia="Manrope Medium" w:hAnsi="Manrope Medium" w:cs="Manrope Medium"/>
                      <w:color w:val="4472C4"/>
                      <w:sz w:val="18"/>
                      <w:szCs w:val="18"/>
                    </w:rPr>
                  </w:rPrChange>
                </w:rPr>
                <w:delText>x: Plataforma</w:delText>
              </w:r>
              <w:r w:rsidR="009664D2" w:rsidRPr="00C66FAC" w:rsidDel="000175DF">
                <w:rPr>
                  <w:rFonts w:ascii="Manrope Medium" w:eastAsia="Manrope Medium" w:hAnsi="Manrope Medium" w:cs="Manrope Medium"/>
                  <w:color w:val="000000"/>
                  <w:sz w:val="18"/>
                  <w:szCs w:val="18"/>
                  <w:lang w:val="en-US"/>
                  <w:rPrChange w:id="280" w:author="victor oliveira" w:date="2023-03-22T14:57:00Z">
                    <w:rPr>
                      <w:rFonts w:ascii="Manrope Medium" w:eastAsia="Manrope Medium" w:hAnsi="Manrope Medium" w:cs="Manrope Medium"/>
                      <w:color w:val="000000"/>
                      <w:sz w:val="18"/>
                      <w:szCs w:val="18"/>
                    </w:rPr>
                  </w:rPrChange>
                </w:rPr>
                <w:delText>&gt;</w:delText>
              </w:r>
            </w:del>
          </w:p>
        </w:tc>
      </w:tr>
      <w:tr w:rsidR="007C75A7" w14:paraId="0F5005AD" w14:textId="77777777" w:rsidTr="478C7763">
        <w:trPr>
          <w:trHeight w:val="180"/>
        </w:trPr>
        <w:tc>
          <w:tcPr>
            <w:tcW w:w="2410" w:type="dxa"/>
            <w:tcBorders>
              <w:top w:val="single" w:sz="6" w:space="0" w:color="000000" w:themeColor="text1"/>
            </w:tcBorders>
          </w:tcPr>
          <w:p w14:paraId="0253A15B" w14:textId="77777777" w:rsidR="007C75A7" w:rsidRDefault="009664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Manrope" w:eastAsia="Manrope" w:hAnsi="Manrope" w:cs="Manrope"/>
                <w:b/>
                <w:color w:val="000000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Elementos</w:t>
            </w:r>
          </w:p>
        </w:tc>
        <w:tc>
          <w:tcPr>
            <w:tcW w:w="7796" w:type="dxa"/>
            <w:gridSpan w:val="2"/>
            <w:tcBorders>
              <w:top w:val="single" w:sz="6" w:space="0" w:color="000000" w:themeColor="text1"/>
            </w:tcBorders>
          </w:tcPr>
          <w:p w14:paraId="5D61E30B" w14:textId="427F156E" w:rsidR="007C75A7" w:rsidRDefault="0001707E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  <w:u w:val="single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Narrativa </w:t>
            </w:r>
            <w:r w:rsidR="00103B8B"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com história estruturada </w:t>
            </w:r>
          </w:p>
        </w:tc>
      </w:tr>
      <w:tr w:rsidR="007C75A7" w14:paraId="616D425C" w14:textId="77777777">
        <w:trPr>
          <w:trHeight w:val="180"/>
        </w:trPr>
        <w:tc>
          <w:tcPr>
            <w:tcW w:w="2410" w:type="dxa"/>
          </w:tcPr>
          <w:p w14:paraId="0BF67ED0" w14:textId="77777777" w:rsidR="007C75A7" w:rsidRDefault="009664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Manrope" w:eastAsia="Manrope" w:hAnsi="Manrope" w:cs="Manrope"/>
                <w:b/>
                <w:color w:val="000000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Conteúdo</w:t>
            </w:r>
          </w:p>
        </w:tc>
        <w:tc>
          <w:tcPr>
            <w:tcW w:w="7796" w:type="dxa"/>
            <w:gridSpan w:val="2"/>
          </w:tcPr>
          <w:p w14:paraId="0A6BB78D" w14:textId="7A4CE4F4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color w:val="000000"/>
                <w:sz w:val="18"/>
                <w:szCs w:val="18"/>
              </w:rPr>
            </w:pPr>
            <w:del w:id="281" w:author="victor oliveira" w:date="2023-03-24T07:21:00Z">
              <w:r w:rsidDel="00103B8B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&lt;</w:delText>
              </w:r>
              <w:r w:rsidDel="00103B8B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Ex: Aventu</w:delText>
              </w:r>
              <w:r w:rsidDel="00CD7E12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ra</w:delText>
              </w:r>
              <w:r w:rsidDel="00CD7E12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&gt;</w:delText>
              </w:r>
            </w:del>
            <w:ins w:id="282" w:author="victor oliveira" w:date="2023-03-22T15:00:00Z">
              <w:r w:rsidR="004975DD"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 </w:t>
              </w:r>
            </w:ins>
            <w:r w:rsidR="00153E45">
              <w:rPr>
                <w:rFonts w:ascii="Manrope Medium" w:eastAsia="Manrope Medium" w:hAnsi="Manrope Medium" w:cs="Manrope Medium"/>
                <w:sz w:val="18"/>
                <w:szCs w:val="18"/>
              </w:rPr>
              <w:t>resposta de perguntas</w:t>
            </w:r>
            <w:r w:rsidR="00103B8B"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 e aventura</w:t>
            </w:r>
          </w:p>
        </w:tc>
      </w:tr>
      <w:tr w:rsidR="007C75A7" w14:paraId="6D0CDE00" w14:textId="77777777">
        <w:trPr>
          <w:trHeight w:val="180"/>
        </w:trPr>
        <w:tc>
          <w:tcPr>
            <w:tcW w:w="2410" w:type="dxa"/>
          </w:tcPr>
          <w:p w14:paraId="3797AEB8" w14:textId="77777777" w:rsidR="007C75A7" w:rsidRDefault="009664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Tema</w:t>
            </w:r>
          </w:p>
        </w:tc>
        <w:tc>
          <w:tcPr>
            <w:tcW w:w="7796" w:type="dxa"/>
            <w:gridSpan w:val="2"/>
          </w:tcPr>
          <w:p w14:paraId="5116A6E1" w14:textId="212AE09A" w:rsidR="007C75A7" w:rsidRDefault="00AA400A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E</w:t>
            </w:r>
            <w:r w:rsidR="004975DD"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mpresa </w:t>
            </w:r>
            <w:proofErr w:type="spellStart"/>
            <w:r w:rsidR="004975DD">
              <w:rPr>
                <w:rFonts w:ascii="Manrope Medium" w:eastAsia="Manrope Medium" w:hAnsi="Manrope Medium" w:cs="Manrope Medium"/>
                <w:sz w:val="18"/>
                <w:szCs w:val="18"/>
              </w:rPr>
              <w:t>Vtal</w:t>
            </w:r>
            <w:proofErr w:type="spellEnd"/>
            <w:r w:rsidR="004975DD"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 e internet</w:t>
            </w:r>
          </w:p>
        </w:tc>
      </w:tr>
      <w:tr w:rsidR="007C75A7" w14:paraId="77D5851A" w14:textId="77777777">
        <w:trPr>
          <w:trHeight w:val="180"/>
        </w:trPr>
        <w:tc>
          <w:tcPr>
            <w:tcW w:w="2410" w:type="dxa"/>
          </w:tcPr>
          <w:p w14:paraId="21ADA528" w14:textId="77777777" w:rsidR="007C75A7" w:rsidRDefault="009664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Estilo</w:t>
            </w:r>
          </w:p>
        </w:tc>
        <w:tc>
          <w:tcPr>
            <w:tcW w:w="7796" w:type="dxa"/>
            <w:gridSpan w:val="2"/>
          </w:tcPr>
          <w:p w14:paraId="1DA5AC73" w14:textId="373AE416" w:rsidR="007C75A7" w:rsidRDefault="00841ED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2d </w:t>
            </w:r>
            <w:proofErr w:type="spellStart"/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topdown</w:t>
            </w:r>
            <w:proofErr w:type="spellEnd"/>
          </w:p>
        </w:tc>
      </w:tr>
      <w:tr w:rsidR="007C75A7" w14:paraId="4D9111B2" w14:textId="77777777">
        <w:trPr>
          <w:trHeight w:val="180"/>
        </w:trPr>
        <w:tc>
          <w:tcPr>
            <w:tcW w:w="2410" w:type="dxa"/>
          </w:tcPr>
          <w:p w14:paraId="556021AB" w14:textId="77777777" w:rsidR="007C75A7" w:rsidRDefault="009664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Sequência</w:t>
            </w:r>
          </w:p>
        </w:tc>
        <w:tc>
          <w:tcPr>
            <w:tcW w:w="7796" w:type="dxa"/>
            <w:gridSpan w:val="2"/>
          </w:tcPr>
          <w:p w14:paraId="63F87443" w14:textId="573D9FC0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del w:id="283" w:author="victor oliveira" w:date="2023-03-24T07:21:00Z">
              <w:r w:rsidDel="00CD7E12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&lt;</w:delText>
              </w:r>
              <w:r w:rsidDel="00CD7E12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Ex: Narrativa em capítulos</w:delText>
              </w:r>
              <w:r w:rsidDel="00CD7E12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&gt;</w:delText>
              </w:r>
            </w:del>
            <w:ins w:id="284" w:author="victor oliveira" w:date="2023-03-22T14:59:00Z">
              <w:r w:rsidR="00841ED7"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 </w:t>
              </w:r>
            </w:ins>
            <w:r w:rsidR="00841ED7">
              <w:rPr>
                <w:rFonts w:ascii="Manrope Medium" w:eastAsia="Manrope Medium" w:hAnsi="Manrope Medium" w:cs="Manrope Medium"/>
                <w:sz w:val="18"/>
                <w:szCs w:val="18"/>
              </w:rPr>
              <w:t>nenhuma</w:t>
            </w:r>
          </w:p>
        </w:tc>
      </w:tr>
      <w:tr w:rsidR="007C75A7" w14:paraId="312C1E40" w14:textId="77777777">
        <w:trPr>
          <w:trHeight w:val="180"/>
        </w:trPr>
        <w:tc>
          <w:tcPr>
            <w:tcW w:w="2410" w:type="dxa"/>
          </w:tcPr>
          <w:p w14:paraId="5160ADF5" w14:textId="77777777" w:rsidR="007C75A7" w:rsidRDefault="009664D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Jogadores</w:t>
            </w:r>
          </w:p>
        </w:tc>
        <w:tc>
          <w:tcPr>
            <w:tcW w:w="7796" w:type="dxa"/>
            <w:gridSpan w:val="2"/>
          </w:tcPr>
          <w:p w14:paraId="04FE771C" w14:textId="7AEE8208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del w:id="285" w:author="victor oliveira" w:date="2023-03-24T07:21:00Z">
              <w:r w:rsidDel="00CD7E12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&lt;</w:delText>
              </w:r>
              <w:r w:rsidDel="00CD7E12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Ex: Um</w:delText>
              </w:r>
              <w:r w:rsidDel="00CD7E12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&gt;</w:delText>
              </w:r>
            </w:del>
            <w:del w:id="286" w:author="Daniel Mendez" w:date="2023-03-25T02:16:00Z">
              <w:r w:rsidR="00212DC1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 xml:space="preserve">1 </w:delText>
              </w:r>
            </w:del>
            <w:ins w:id="287" w:author="Daniel Mendez" w:date="2023-03-25T02:16:00Z">
              <w:r w:rsidR="478C7763" w:rsidRPr="478C7763"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 Um</w:t>
              </w:r>
            </w:ins>
          </w:p>
        </w:tc>
      </w:tr>
    </w:tbl>
    <w:p w14:paraId="0491561E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</w:p>
    <w:tbl>
      <w:tblPr>
        <w:tblW w:w="1020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410"/>
        <w:gridCol w:w="2552"/>
        <w:gridCol w:w="5244"/>
      </w:tblGrid>
      <w:tr w:rsidR="007C75A7" w14:paraId="0CD3885B" w14:textId="77777777">
        <w:trPr>
          <w:trHeight w:val="180"/>
        </w:trPr>
        <w:tc>
          <w:tcPr>
            <w:tcW w:w="10206" w:type="dxa"/>
            <w:gridSpan w:val="3"/>
            <w:tcBorders>
              <w:top w:val="single" w:sz="12" w:space="0" w:color="000000"/>
              <w:bottom w:val="single" w:sz="6" w:space="0" w:color="000000"/>
              <w:right w:val="nil"/>
            </w:tcBorders>
            <w:shd w:val="clear" w:color="auto" w:fill="E6E6E6"/>
          </w:tcPr>
          <w:p w14:paraId="56A180B5" w14:textId="77777777" w:rsidR="007C75A7" w:rsidRDefault="009664D2">
            <w:pPr>
              <w:keepLines/>
              <w:spacing w:before="120" w:after="120"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Referência</w:t>
            </w:r>
          </w:p>
        </w:tc>
      </w:tr>
      <w:tr w:rsidR="004E2A3F" w14:paraId="07AC777D" w14:textId="77777777">
        <w:trPr>
          <w:trHeight w:val="60"/>
        </w:trPr>
        <w:tc>
          <w:tcPr>
            <w:tcW w:w="241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2A22D46A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153BB9AE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</w:p>
        </w:tc>
        <w:tc>
          <w:tcPr>
            <w:tcW w:w="524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2F4F1384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</w:p>
        </w:tc>
      </w:tr>
      <w:tr w:rsidR="007C75A7" w14:paraId="10DF20E1" w14:textId="77777777">
        <w:trPr>
          <w:trHeight w:val="220"/>
        </w:trPr>
        <w:tc>
          <w:tcPr>
            <w:tcW w:w="2410" w:type="dxa"/>
            <w:tcBorders>
              <w:top w:val="single" w:sz="6" w:space="0" w:color="000000"/>
            </w:tcBorders>
          </w:tcPr>
          <w:p w14:paraId="7E70A34A" w14:textId="77777777" w:rsidR="007C75A7" w:rsidRDefault="009664D2">
            <w:pPr>
              <w:keepLines/>
              <w:spacing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Taxonomia</w:t>
            </w:r>
          </w:p>
        </w:tc>
        <w:tc>
          <w:tcPr>
            <w:tcW w:w="7796" w:type="dxa"/>
            <w:gridSpan w:val="2"/>
            <w:tcBorders>
              <w:top w:val="single" w:sz="6" w:space="0" w:color="000000"/>
            </w:tcBorders>
          </w:tcPr>
          <w:p w14:paraId="42354684" w14:textId="28F5A975" w:rsidR="007C75A7" w:rsidRDefault="00D07860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J</w:t>
            </w:r>
            <w:r w:rsidR="00AA673D">
              <w:rPr>
                <w:rFonts w:ascii="Manrope Medium" w:eastAsia="Manrope Medium" w:hAnsi="Manrope Medium" w:cs="Manrope Medium"/>
                <w:sz w:val="18"/>
                <w:szCs w:val="18"/>
              </w:rPr>
              <w:t>ogo educativo e informativo</w:t>
            </w:r>
          </w:p>
        </w:tc>
      </w:tr>
      <w:tr w:rsidR="007C75A7" w14:paraId="672790CB" w14:textId="77777777">
        <w:trPr>
          <w:trHeight w:val="180"/>
        </w:trPr>
        <w:tc>
          <w:tcPr>
            <w:tcW w:w="2410" w:type="dxa"/>
            <w:tcBorders>
              <w:top w:val="single" w:sz="6" w:space="0" w:color="000000"/>
            </w:tcBorders>
          </w:tcPr>
          <w:p w14:paraId="5AFD12EE" w14:textId="77777777" w:rsidR="007C75A7" w:rsidRDefault="009664D2">
            <w:pPr>
              <w:keepLines/>
              <w:spacing w:line="360" w:lineRule="auto"/>
              <w:ind w:left="720"/>
              <w:jc w:val="both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Imersão</w:t>
            </w:r>
          </w:p>
        </w:tc>
        <w:tc>
          <w:tcPr>
            <w:tcW w:w="7796" w:type="dxa"/>
            <w:gridSpan w:val="2"/>
            <w:tcBorders>
              <w:top w:val="single" w:sz="6" w:space="0" w:color="000000"/>
            </w:tcBorders>
          </w:tcPr>
          <w:p w14:paraId="39CC2155" w14:textId="17D97B3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  <w:u w:val="single"/>
              </w:rPr>
            </w:pPr>
            <w:del w:id="288" w:author="victor oliveira" w:date="2023-03-24T07:20:00Z">
              <w:r w:rsidDel="00D07860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&lt;</w:delText>
              </w:r>
              <w:r w:rsidDel="00D07860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Ex: Narrativa e Emociona</w:delText>
              </w:r>
            </w:del>
            <w:del w:id="289" w:author="victor oliveira" w:date="2023-03-24T07:19:00Z">
              <w:r w:rsidDel="00D07860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l</w:delText>
              </w:r>
              <w:r w:rsidDel="00D07860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&gt;</w:delText>
              </w:r>
            </w:del>
            <w:ins w:id="290" w:author="victor oliveira" w:date="2023-03-24T07:19:00Z">
              <w:r w:rsidR="00D07860"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 </w:t>
              </w:r>
            </w:ins>
            <w:r w:rsidR="00D07860"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Narrativa e </w:t>
            </w:r>
            <w:proofErr w:type="spellStart"/>
            <w:r w:rsidR="00D07860">
              <w:rPr>
                <w:rFonts w:ascii="Manrope Medium" w:eastAsia="Manrope Medium" w:hAnsi="Manrope Medium" w:cs="Manrope Medium"/>
                <w:sz w:val="18"/>
                <w:szCs w:val="18"/>
              </w:rPr>
              <w:t>story</w:t>
            </w:r>
            <w:proofErr w:type="spellEnd"/>
            <w:r w:rsidR="00D07860"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 </w:t>
            </w:r>
            <w:proofErr w:type="spellStart"/>
            <w:r w:rsidR="00D07860">
              <w:rPr>
                <w:rFonts w:ascii="Manrope Medium" w:eastAsia="Manrope Medium" w:hAnsi="Manrope Medium" w:cs="Manrope Medium"/>
                <w:sz w:val="18"/>
                <w:szCs w:val="18"/>
              </w:rPr>
              <w:t>telling</w:t>
            </w:r>
            <w:proofErr w:type="spellEnd"/>
          </w:p>
        </w:tc>
      </w:tr>
      <w:tr w:rsidR="007C75A7" w:rsidRPr="00BA1B26" w14:paraId="2562A670" w14:textId="77777777">
        <w:trPr>
          <w:trHeight w:val="180"/>
        </w:trPr>
        <w:tc>
          <w:tcPr>
            <w:tcW w:w="2410" w:type="dxa"/>
          </w:tcPr>
          <w:p w14:paraId="73EAB08E" w14:textId="77777777" w:rsidR="007C75A7" w:rsidRDefault="009664D2">
            <w:pPr>
              <w:keepLines/>
              <w:spacing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Referência</w:t>
            </w:r>
          </w:p>
        </w:tc>
        <w:tc>
          <w:tcPr>
            <w:tcW w:w="7796" w:type="dxa"/>
            <w:gridSpan w:val="2"/>
          </w:tcPr>
          <w:p w14:paraId="0D843E9C" w14:textId="023C545C" w:rsidR="007C75A7" w:rsidRPr="00BA1B26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  <w:lang w:val="en-US"/>
                <w:rPrChange w:id="291" w:author="victor oliveira" w:date="2023-03-22T15:04:00Z">
                  <w:rPr>
                    <w:rFonts w:ascii="Manrope Medium" w:eastAsia="Manrope Medium" w:hAnsi="Manrope Medium" w:cs="Manrope Medium"/>
                    <w:sz w:val="18"/>
                    <w:szCs w:val="18"/>
                  </w:rPr>
                </w:rPrChange>
              </w:rPr>
            </w:pPr>
            <w:del w:id="292" w:author="victor oliveira" w:date="2023-03-24T07:19:00Z">
              <w:r w:rsidRPr="00BA1B26" w:rsidDel="00D07860">
                <w:rPr>
                  <w:rFonts w:ascii="Manrope Medium" w:eastAsia="Manrope Medium" w:hAnsi="Manrope Medium" w:cs="Manrope Medium"/>
                  <w:sz w:val="18"/>
                  <w:szCs w:val="18"/>
                  <w:lang w:val="en-US"/>
                  <w:rPrChange w:id="293" w:author="victor oliveira" w:date="2023-03-22T15:04:00Z">
                    <w:rPr>
                      <w:rFonts w:ascii="Manrope Medium" w:eastAsia="Manrope Medium" w:hAnsi="Manrope Medium" w:cs="Manrope Medium"/>
                      <w:sz w:val="18"/>
                      <w:szCs w:val="18"/>
                    </w:rPr>
                  </w:rPrChange>
                </w:rPr>
                <w:delText>&lt;</w:delText>
              </w:r>
              <w:r w:rsidRPr="00BA1B26" w:rsidDel="00D07860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  <w:lang w:val="en-US"/>
                  <w:rPrChange w:id="294" w:author="victor oliveira" w:date="2023-03-22T15:04:00Z">
                    <w:rPr>
                      <w:rFonts w:ascii="Manrope Medium" w:eastAsia="Manrope Medium" w:hAnsi="Manrope Medium" w:cs="Manrope Medium"/>
                      <w:color w:val="4472C4"/>
                      <w:sz w:val="18"/>
                      <w:szCs w:val="18"/>
                    </w:rPr>
                  </w:rPrChange>
                </w:rPr>
                <w:delText>Ex: Jogos Metroidvania, plataforma como Castlevania: Symphony of the Night</w:delText>
              </w:r>
              <w:r w:rsidRPr="00BA1B26" w:rsidDel="00D07860">
                <w:rPr>
                  <w:rFonts w:ascii="Manrope Medium" w:eastAsia="Manrope Medium" w:hAnsi="Manrope Medium" w:cs="Manrope Medium"/>
                  <w:sz w:val="18"/>
                  <w:szCs w:val="18"/>
                  <w:lang w:val="en-US"/>
                  <w:rPrChange w:id="295" w:author="victor oliveira" w:date="2023-03-22T15:04:00Z">
                    <w:rPr>
                      <w:rFonts w:ascii="Manrope Medium" w:eastAsia="Manrope Medium" w:hAnsi="Manrope Medium" w:cs="Manrope Medium"/>
                      <w:sz w:val="18"/>
                      <w:szCs w:val="18"/>
                    </w:rPr>
                  </w:rPrChange>
                </w:rPr>
                <w:delText>&gt;</w:delText>
              </w:r>
            </w:del>
            <w:ins w:id="296" w:author="victor oliveira" w:date="2023-03-22T15:03:00Z">
              <w:r w:rsidR="00BA1B26" w:rsidRPr="00BA1B26">
                <w:rPr>
                  <w:rFonts w:ascii="Manrope Medium" w:eastAsia="Manrope Medium" w:hAnsi="Manrope Medium" w:cs="Manrope Medium"/>
                  <w:sz w:val="18"/>
                  <w:szCs w:val="18"/>
                  <w:lang w:val="en-US"/>
                  <w:rPrChange w:id="297" w:author="victor oliveira" w:date="2023-03-22T15:04:00Z">
                    <w:rPr>
                      <w:rFonts w:ascii="Manrope Medium" w:eastAsia="Manrope Medium" w:hAnsi="Manrope Medium" w:cs="Manrope Medium"/>
                      <w:sz w:val="18"/>
                      <w:szCs w:val="18"/>
                    </w:rPr>
                  </w:rPrChange>
                </w:rPr>
                <w:t xml:space="preserve"> </w:t>
              </w:r>
            </w:ins>
            <w:proofErr w:type="spellStart"/>
            <w:proofErr w:type="gramStart"/>
            <w:r w:rsidR="00BA1B26" w:rsidRPr="00BA1B26">
              <w:rPr>
                <w:rFonts w:ascii="Manrope Medium" w:eastAsia="Manrope Medium" w:hAnsi="Manrope Medium" w:cs="Manrope Medium"/>
                <w:sz w:val="18"/>
                <w:szCs w:val="18"/>
                <w:lang w:val="en-US"/>
                <w:rPrChange w:id="298" w:author="victor oliveira" w:date="2023-03-22T15:04:00Z">
                  <w:rPr>
                    <w:rFonts w:ascii="Manrope Medium" w:eastAsia="Manrope Medium" w:hAnsi="Manrope Medium" w:cs="Manrope Medium"/>
                    <w:sz w:val="18"/>
                    <w:szCs w:val="18"/>
                  </w:rPr>
                </w:rPrChange>
              </w:rPr>
              <w:t>Pokemon</w:t>
            </w:r>
            <w:proofErr w:type="spellEnd"/>
            <w:r w:rsidR="00BA1B26" w:rsidRPr="00BA1B26">
              <w:rPr>
                <w:rFonts w:ascii="Manrope Medium" w:eastAsia="Manrope Medium" w:hAnsi="Manrope Medium" w:cs="Manrope Medium"/>
                <w:sz w:val="18"/>
                <w:szCs w:val="18"/>
                <w:lang w:val="en-US"/>
                <w:rPrChange w:id="299" w:author="victor oliveira" w:date="2023-03-22T15:04:00Z">
                  <w:rPr>
                    <w:rFonts w:ascii="Manrope Medium" w:eastAsia="Manrope Medium" w:hAnsi="Manrope Medium" w:cs="Manrope Medium"/>
                    <w:sz w:val="18"/>
                    <w:szCs w:val="18"/>
                  </w:rPr>
                </w:rPrChange>
              </w:rPr>
              <w:t>,,</w:t>
            </w:r>
            <w:proofErr w:type="gramEnd"/>
            <w:r w:rsidR="00BA1B26" w:rsidRPr="00BA1B26">
              <w:rPr>
                <w:rFonts w:ascii="Manrope Medium" w:eastAsia="Manrope Medium" w:hAnsi="Manrope Medium" w:cs="Manrope Medium"/>
                <w:sz w:val="18"/>
                <w:szCs w:val="18"/>
                <w:lang w:val="en-US"/>
                <w:rPrChange w:id="300" w:author="victor oliveira" w:date="2023-03-22T15:04:00Z">
                  <w:rPr>
                    <w:rFonts w:ascii="Manrope Medium" w:eastAsia="Manrope Medium" w:hAnsi="Manrope Medium" w:cs="Manrope Medium"/>
                    <w:sz w:val="18"/>
                    <w:szCs w:val="18"/>
                  </w:rPr>
                </w:rPrChange>
              </w:rPr>
              <w:t xml:space="preserve"> show do </w:t>
            </w:r>
            <w:proofErr w:type="spellStart"/>
            <w:r w:rsidR="00BA1B26">
              <w:rPr>
                <w:rFonts w:ascii="Manrope Medium" w:eastAsia="Manrope Medium" w:hAnsi="Manrope Medium" w:cs="Manrope Medium"/>
                <w:sz w:val="18"/>
                <w:szCs w:val="18"/>
                <w:lang w:val="en-US"/>
              </w:rPr>
              <w:t>milh</w:t>
            </w:r>
            <w:r w:rsidR="006C0407">
              <w:rPr>
                <w:rFonts w:ascii="Manrope Medium" w:eastAsia="Manrope Medium" w:hAnsi="Manrope Medium" w:cs="Manrope Medium"/>
                <w:sz w:val="18"/>
                <w:szCs w:val="18"/>
                <w:lang w:val="en-US"/>
              </w:rPr>
              <w:t>ão</w:t>
            </w:r>
            <w:proofErr w:type="spellEnd"/>
          </w:p>
        </w:tc>
      </w:tr>
    </w:tbl>
    <w:commentRangeEnd w:id="271"/>
    <w:p w14:paraId="5497E044" w14:textId="77777777" w:rsidR="007C75A7" w:rsidRPr="00BA1B26" w:rsidRDefault="00DF2996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  <w:lang w:val="en-US"/>
          <w:rPrChange w:id="301" w:author="victor oliveira" w:date="2023-03-22T15:04:00Z">
            <w:rPr>
              <w:rFonts w:ascii="Manrope Medium" w:eastAsia="Manrope Medium" w:hAnsi="Manrope Medium" w:cs="Manrope Medium"/>
              <w:sz w:val="24"/>
              <w:szCs w:val="24"/>
            </w:rPr>
          </w:rPrChange>
        </w:rPr>
      </w:pPr>
      <w:r>
        <w:rPr>
          <w:rStyle w:val="CommentReference"/>
        </w:rPr>
        <w:commentReference w:id="271"/>
      </w:r>
    </w:p>
    <w:tbl>
      <w:tblPr>
        <w:tblW w:w="1020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410"/>
        <w:gridCol w:w="2552"/>
        <w:gridCol w:w="5244"/>
      </w:tblGrid>
      <w:tr w:rsidR="007C75A7" w14:paraId="0BBD4F99" w14:textId="77777777">
        <w:trPr>
          <w:trHeight w:val="180"/>
        </w:trPr>
        <w:tc>
          <w:tcPr>
            <w:tcW w:w="10206" w:type="dxa"/>
            <w:gridSpan w:val="3"/>
            <w:tcBorders>
              <w:top w:val="single" w:sz="12" w:space="0" w:color="000000"/>
              <w:bottom w:val="single" w:sz="6" w:space="0" w:color="000000"/>
              <w:right w:val="nil"/>
            </w:tcBorders>
            <w:shd w:val="clear" w:color="auto" w:fill="E6E6E6"/>
          </w:tcPr>
          <w:p w14:paraId="618378C7" w14:textId="77777777" w:rsidR="007C75A7" w:rsidRDefault="009664D2">
            <w:pPr>
              <w:keepLines/>
              <w:spacing w:before="120" w:after="120"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Especificações Técnicas</w:t>
            </w:r>
          </w:p>
        </w:tc>
      </w:tr>
      <w:tr w:rsidR="004E2A3F" w14:paraId="17A913A8" w14:textId="77777777">
        <w:trPr>
          <w:trHeight w:val="60"/>
        </w:trPr>
        <w:tc>
          <w:tcPr>
            <w:tcW w:w="241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78A36A3C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</w:p>
        </w:tc>
        <w:tc>
          <w:tcPr>
            <w:tcW w:w="2552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302F6ED8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</w:p>
        </w:tc>
        <w:tc>
          <w:tcPr>
            <w:tcW w:w="5244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26BC0F70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</w:p>
        </w:tc>
      </w:tr>
      <w:tr w:rsidR="007C75A7" w14:paraId="251D4A2B" w14:textId="77777777">
        <w:trPr>
          <w:trHeight w:val="220"/>
        </w:trPr>
        <w:tc>
          <w:tcPr>
            <w:tcW w:w="2410" w:type="dxa"/>
            <w:tcBorders>
              <w:top w:val="single" w:sz="6" w:space="0" w:color="000000"/>
            </w:tcBorders>
          </w:tcPr>
          <w:p w14:paraId="4C63D0F3" w14:textId="77777777" w:rsidR="007C75A7" w:rsidRDefault="009664D2">
            <w:pPr>
              <w:keepLines/>
              <w:spacing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Apresentação</w:t>
            </w:r>
          </w:p>
        </w:tc>
        <w:tc>
          <w:tcPr>
            <w:tcW w:w="7796" w:type="dxa"/>
            <w:gridSpan w:val="2"/>
            <w:tcBorders>
              <w:top w:val="single" w:sz="6" w:space="0" w:color="000000"/>
            </w:tcBorders>
          </w:tcPr>
          <w:p w14:paraId="2C53C79B" w14:textId="1827ADC4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&lt;</w:t>
            </w:r>
            <w:proofErr w:type="spellStart"/>
            <w:r>
              <w:rPr>
                <w:rFonts w:ascii="Manrope Medium" w:eastAsia="Manrope Medium" w:hAnsi="Manrope Medium" w:cs="Manrope Medium"/>
                <w:color w:val="4472C4"/>
                <w:sz w:val="18"/>
                <w:szCs w:val="18"/>
              </w:rPr>
              <w:t>Ex</w:t>
            </w:r>
            <w:proofErr w:type="spellEnd"/>
            <w:r>
              <w:rPr>
                <w:rFonts w:ascii="Manrope Medium" w:eastAsia="Manrope Medium" w:hAnsi="Manrope Medium" w:cs="Manrope Medium"/>
                <w:color w:val="4472C4"/>
                <w:sz w:val="18"/>
                <w:szCs w:val="18"/>
              </w:rPr>
              <w:t xml:space="preserve">: Gráficos bidimensionais </w:t>
            </w: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&gt;</w:t>
            </w:r>
            <w:ins w:id="302" w:author="victor oliveira" w:date="2023-03-22T15:02:00Z">
              <w:r w:rsidR="00D372A7"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 </w:t>
              </w:r>
            </w:ins>
            <w:ins w:id="303" w:author="victor oliveira" w:date="2023-03-22T15:04:00Z">
              <w:r w:rsidR="006C0407"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 </w:t>
              </w:r>
            </w:ins>
          </w:p>
        </w:tc>
      </w:tr>
      <w:tr w:rsidR="007C75A7" w14:paraId="1AF00EA5" w14:textId="77777777">
        <w:trPr>
          <w:trHeight w:val="180"/>
        </w:trPr>
        <w:tc>
          <w:tcPr>
            <w:tcW w:w="2410" w:type="dxa"/>
            <w:tcBorders>
              <w:top w:val="single" w:sz="6" w:space="0" w:color="000000"/>
            </w:tcBorders>
          </w:tcPr>
          <w:p w14:paraId="6FB32AAF" w14:textId="77777777" w:rsidR="007C75A7" w:rsidRDefault="009664D2">
            <w:pPr>
              <w:keepLines/>
              <w:spacing w:line="360" w:lineRule="auto"/>
              <w:ind w:left="720"/>
              <w:jc w:val="both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Visão</w:t>
            </w:r>
          </w:p>
        </w:tc>
        <w:tc>
          <w:tcPr>
            <w:tcW w:w="7796" w:type="dxa"/>
            <w:gridSpan w:val="2"/>
            <w:tcBorders>
              <w:top w:val="single" w:sz="6" w:space="0" w:color="000000"/>
            </w:tcBorders>
          </w:tcPr>
          <w:p w14:paraId="47797E53" w14:textId="042A0F50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  <w:u w:val="single"/>
              </w:rPr>
            </w:pPr>
            <w:del w:id="304" w:author="victor oliveira" w:date="2023-03-24T07:20:00Z">
              <w:r w:rsidDel="00D07860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&lt;</w:delText>
              </w:r>
              <w:r w:rsidDel="00D07860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Ex: Terceira pessoa bidimensional</w:delText>
              </w:r>
              <w:r w:rsidDel="00D07860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&gt;</w:delText>
              </w:r>
            </w:del>
            <w:ins w:id="305" w:author="victor oliveira" w:date="2023-03-22T15:02:00Z">
              <w:r w:rsidR="00D372A7"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 </w:t>
              </w:r>
            </w:ins>
            <w:proofErr w:type="spellStart"/>
            <w:r w:rsidR="00D07860">
              <w:rPr>
                <w:rFonts w:ascii="Manrope Medium" w:eastAsia="Manrope Medium" w:hAnsi="Manrope Medium" w:cs="Manrope Medium"/>
                <w:sz w:val="18"/>
                <w:szCs w:val="18"/>
              </w:rPr>
              <w:t>T</w:t>
            </w:r>
            <w:r w:rsidR="00D372A7">
              <w:rPr>
                <w:rFonts w:ascii="Manrope Medium" w:eastAsia="Manrope Medium" w:hAnsi="Manrope Medium" w:cs="Manrope Medium"/>
                <w:sz w:val="18"/>
                <w:szCs w:val="18"/>
              </w:rPr>
              <w:t>opdown</w:t>
            </w:r>
            <w:proofErr w:type="spellEnd"/>
            <w:r w:rsidR="00D372A7"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 2d</w:t>
            </w:r>
          </w:p>
        </w:tc>
      </w:tr>
      <w:tr w:rsidR="007C75A7" w14:paraId="445857E9" w14:textId="77777777">
        <w:trPr>
          <w:trHeight w:val="180"/>
        </w:trPr>
        <w:tc>
          <w:tcPr>
            <w:tcW w:w="2410" w:type="dxa"/>
          </w:tcPr>
          <w:p w14:paraId="066E9747" w14:textId="77777777" w:rsidR="007C75A7" w:rsidRDefault="009664D2">
            <w:pPr>
              <w:keepLines/>
              <w:spacing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Plataformas</w:t>
            </w:r>
          </w:p>
        </w:tc>
        <w:tc>
          <w:tcPr>
            <w:tcW w:w="7796" w:type="dxa"/>
            <w:gridSpan w:val="2"/>
          </w:tcPr>
          <w:p w14:paraId="5BAE2F45" w14:textId="6FACF044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del w:id="306" w:author="victor oliveira" w:date="2023-03-24T07:20:00Z">
              <w:r w:rsidDel="00D07860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&lt;</w:delText>
              </w:r>
              <w:r w:rsidDel="00D07860">
                <w:rPr>
                  <w:rFonts w:ascii="Manrope Medium" w:eastAsia="Manrope Medium" w:hAnsi="Manrope Medium" w:cs="Manrope Medium"/>
                  <w:color w:val="4472C4"/>
                  <w:sz w:val="18"/>
                  <w:szCs w:val="18"/>
                </w:rPr>
                <w:delText>Ex: Windows, MacOS, Linux, Android, iOS</w:delText>
              </w:r>
              <w:r w:rsidDel="00D07860">
                <w:rPr>
                  <w:rFonts w:ascii="Manrope Medium" w:eastAsia="Manrope Medium" w:hAnsi="Manrope Medium" w:cs="Manrope Medium"/>
                  <w:sz w:val="18"/>
                  <w:szCs w:val="18"/>
                </w:rPr>
                <w:delText>&gt;</w:delText>
              </w:r>
            </w:del>
            <w:ins w:id="307" w:author="victor oliveira" w:date="2023-03-22T15:01:00Z">
              <w:r w:rsidR="006E54CA"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 </w:t>
              </w:r>
            </w:ins>
            <w:r w:rsidR="00D07860">
              <w:rPr>
                <w:rFonts w:ascii="Manrope Medium" w:eastAsia="Manrope Medium" w:hAnsi="Manrope Medium" w:cs="Manrope Medium"/>
                <w:sz w:val="18"/>
                <w:szCs w:val="18"/>
              </w:rPr>
              <w:t>A</w:t>
            </w:r>
            <w:r w:rsidR="00D372A7">
              <w:rPr>
                <w:rFonts w:ascii="Manrope Medium" w:eastAsia="Manrope Medium" w:hAnsi="Manrope Medium" w:cs="Manrope Medium"/>
                <w:sz w:val="18"/>
                <w:szCs w:val="18"/>
              </w:rPr>
              <w:t>ndroi</w:t>
            </w:r>
            <w:r w:rsidR="00D07860">
              <w:rPr>
                <w:rFonts w:ascii="Manrope Medium" w:eastAsia="Manrope Medium" w:hAnsi="Manrope Medium" w:cs="Manrope Medium"/>
                <w:sz w:val="18"/>
                <w:szCs w:val="18"/>
              </w:rPr>
              <w:t>d</w:t>
            </w:r>
            <w:r w:rsidR="00D372A7"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 e </w:t>
            </w:r>
            <w:proofErr w:type="spellStart"/>
            <w:r w:rsidR="00D372A7">
              <w:rPr>
                <w:rFonts w:ascii="Manrope Medium" w:eastAsia="Manrope Medium" w:hAnsi="Manrope Medium" w:cs="Manrope Medium"/>
                <w:sz w:val="18"/>
                <w:szCs w:val="18"/>
              </w:rPr>
              <w:t>ios</w:t>
            </w:r>
            <w:proofErr w:type="spellEnd"/>
            <w:r w:rsidR="00D372A7"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 </w:t>
            </w:r>
            <w:proofErr w:type="gramStart"/>
            <w:r w:rsidR="00D372A7">
              <w:rPr>
                <w:rFonts w:ascii="Manrope Medium" w:eastAsia="Manrope Medium" w:hAnsi="Manrope Medium" w:cs="Manrope Medium"/>
                <w:sz w:val="18"/>
                <w:szCs w:val="18"/>
              </w:rPr>
              <w:t>( em</w:t>
            </w:r>
            <w:proofErr w:type="gramEnd"/>
            <w:r w:rsidR="00D372A7"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 </w:t>
            </w:r>
            <w:proofErr w:type="spellStart"/>
            <w:r w:rsidR="00D372A7">
              <w:rPr>
                <w:rFonts w:ascii="Manrope Medium" w:eastAsia="Manrope Medium" w:hAnsi="Manrope Medium" w:cs="Manrope Medium"/>
                <w:sz w:val="18"/>
                <w:szCs w:val="18"/>
              </w:rPr>
              <w:t>html</w:t>
            </w:r>
            <w:proofErr w:type="spellEnd"/>
            <w:r w:rsidR="00D372A7">
              <w:rPr>
                <w:rFonts w:ascii="Manrope Medium" w:eastAsia="Manrope Medium" w:hAnsi="Manrope Medium" w:cs="Manrope Medium"/>
                <w:sz w:val="18"/>
                <w:szCs w:val="18"/>
              </w:rPr>
              <w:t>)</w:t>
            </w:r>
          </w:p>
        </w:tc>
      </w:tr>
      <w:tr w:rsidR="007C75A7" w14:paraId="69C37545" w14:textId="77777777">
        <w:trPr>
          <w:trHeight w:val="180"/>
        </w:trPr>
        <w:tc>
          <w:tcPr>
            <w:tcW w:w="2410" w:type="dxa"/>
          </w:tcPr>
          <w:p w14:paraId="0C316A6D" w14:textId="77777777" w:rsidR="007C75A7" w:rsidRDefault="009664D2">
            <w:pPr>
              <w:keepLines/>
              <w:spacing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proofErr w:type="spellStart"/>
            <w:r>
              <w:rPr>
                <w:rFonts w:ascii="Manrope" w:eastAsia="Manrope" w:hAnsi="Manrope" w:cs="Manrope"/>
                <w:b/>
                <w:sz w:val="18"/>
                <w:szCs w:val="18"/>
              </w:rPr>
              <w:t>Engine</w:t>
            </w:r>
            <w:proofErr w:type="spellEnd"/>
          </w:p>
        </w:tc>
        <w:tc>
          <w:tcPr>
            <w:tcW w:w="7796" w:type="dxa"/>
            <w:gridSpan w:val="2"/>
          </w:tcPr>
          <w:p w14:paraId="5ECC96D6" w14:textId="14660156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proofErr w:type="spellStart"/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Godot</w:t>
            </w:r>
            <w:proofErr w:type="spellEnd"/>
          </w:p>
        </w:tc>
      </w:tr>
    </w:tbl>
    <w:p w14:paraId="0A76B6A1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</w:p>
    <w:p w14:paraId="719DFC16" w14:textId="77777777" w:rsidR="007C75A7" w:rsidRDefault="007C75A7">
      <w:pPr>
        <w:keepLines/>
        <w:spacing w:line="360" w:lineRule="auto"/>
        <w:jc w:val="both"/>
        <w:rPr>
          <w:rFonts w:ascii="Manrope Medium" w:eastAsia="Manrope Medium" w:hAnsi="Manrope Medium" w:cs="Manrope Medium"/>
          <w:sz w:val="18"/>
          <w:szCs w:val="18"/>
        </w:rPr>
      </w:pPr>
      <w:bookmarkStart w:id="308" w:name="_heading=h.17dp8vu" w:colFirst="0" w:colLast="0"/>
      <w:bookmarkEnd w:id="308"/>
    </w:p>
    <w:p w14:paraId="54DCC948" w14:textId="77777777" w:rsidR="007C75A7" w:rsidRDefault="009664D2">
      <w:pPr>
        <w:pStyle w:val="Title"/>
        <w:numPr>
          <w:ilvl w:val="0"/>
          <w:numId w:val="3"/>
        </w:numPr>
      </w:pPr>
      <w:bookmarkStart w:id="309" w:name="_heading=h.3rdcrjn" w:colFirst="0" w:colLast="0"/>
      <w:bookmarkEnd w:id="309"/>
      <w:r>
        <w:t>Visão Geral do Projeto</w:t>
      </w:r>
    </w:p>
    <w:p w14:paraId="3522C193" w14:textId="77777777" w:rsidR="007C75A7" w:rsidRDefault="007C75A7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color w:val="000000"/>
          <w:sz w:val="8"/>
          <w:szCs w:val="8"/>
        </w:rPr>
      </w:pPr>
      <w:bookmarkStart w:id="310" w:name="_heading=h.26in1rg" w:colFirst="0" w:colLast="0"/>
      <w:bookmarkEnd w:id="310"/>
    </w:p>
    <w:p w14:paraId="1168E5E5" w14:textId="77777777" w:rsidR="007C75A7" w:rsidRDefault="009664D2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color w:val="000000"/>
          <w:sz w:val="24"/>
          <w:szCs w:val="24"/>
        </w:rPr>
      </w:pPr>
      <w:r>
        <w:rPr>
          <w:rFonts w:ascii="Manrope Medium" w:eastAsia="Manrope Medium" w:hAnsi="Manrope Medium" w:cs="Manrope Medium"/>
          <w:color w:val="000000"/>
          <w:sz w:val="24"/>
          <w:szCs w:val="24"/>
        </w:rPr>
        <w:t>Objetivos do Jogo</w:t>
      </w:r>
    </w:p>
    <w:p w14:paraId="55E203AA" w14:textId="4A965758" w:rsidR="0066190D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ins w:id="311" w:author="Daniel Mendez" w:date="2023-03-25T01:55:00Z"/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Os objetivos traçados são resolver o impasse da </w:t>
      </w:r>
      <w:del w:id="312" w:author="MARCELO LUIZ DO AMARAL" w:date="2023-03-16T16:31:00Z">
        <w:r w:rsidDel="00DF2996">
          <w:rPr>
            <w:rFonts w:ascii="Manrope Medium" w:eastAsia="Manrope Medium" w:hAnsi="Manrope Medium" w:cs="Manrope Medium"/>
            <w:sz w:val="20"/>
            <w:szCs w:val="20"/>
          </w:rPr>
          <w:delText xml:space="preserve"> </w:delText>
        </w:r>
      </w:del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V.tal</w:t>
      </w:r>
      <w:proofErr w:type="spellEnd"/>
      <w:r w:rsidR="00D77549">
        <w:rPr>
          <w:rFonts w:ascii="Manrope Medium" w:eastAsia="Manrope Medium" w:hAnsi="Manrope Medium" w:cs="Manrope Medium"/>
          <w:sz w:val="20"/>
          <w:szCs w:val="20"/>
        </w:rPr>
        <w:t xml:space="preserve"> e apresentar um projeto completo atendendo aos requisitos do cliente</w:t>
      </w:r>
      <w:ins w:id="313" w:author="Daniel Mendez" w:date="2023-03-25T01:52:00Z">
        <w:r w:rsidR="41122226" w:rsidRPr="41122226">
          <w:rPr>
            <w:rFonts w:ascii="Manrope Medium" w:eastAsia="Manrope Medium" w:hAnsi="Manrope Medium" w:cs="Manrope Medium"/>
            <w:sz w:val="20"/>
            <w:szCs w:val="20"/>
          </w:rPr>
          <w:t>.</w:t>
        </w:r>
      </w:ins>
      <w:del w:id="314" w:author="victor oliveira" w:date="2023-03-21T15:17:00Z">
        <w:r w:rsidDel="00D77549">
          <w:rPr>
            <w:rFonts w:ascii="Manrope Medium" w:eastAsia="Manrope Medium" w:hAnsi="Manrope Medium" w:cs="Manrope Medium"/>
            <w:sz w:val="20"/>
            <w:szCs w:val="20"/>
          </w:rPr>
          <w:delText xml:space="preserve">, </w:delText>
        </w:r>
        <w:commentRangeStart w:id="315"/>
        <w:r w:rsidDel="00D77549">
          <w:rPr>
            <w:rFonts w:ascii="Manrope Medium" w:eastAsia="Manrope Medium" w:hAnsi="Manrope Medium" w:cs="Manrope Medium"/>
            <w:sz w:val="20"/>
            <w:szCs w:val="20"/>
          </w:rPr>
          <w:delText xml:space="preserve">que está com problema de </w:delText>
        </w:r>
      </w:del>
      <w:commentRangeEnd w:id="315"/>
      <w:r>
        <w:rPr>
          <w:rStyle w:val="CommentReference"/>
        </w:rPr>
        <w:commentReference w:id="315"/>
      </w:r>
      <w:del w:id="316" w:author="victor oliveira" w:date="2023-03-21T15:17:00Z">
        <w:r w:rsidDel="00D77549">
          <w:rPr>
            <w:rFonts w:ascii="Manrope Medium" w:eastAsia="Manrope Medium" w:hAnsi="Manrope Medium" w:cs="Manrope Medium"/>
            <w:sz w:val="20"/>
            <w:szCs w:val="20"/>
          </w:rPr>
          <w:delText xml:space="preserve">propagação e implementação do código de ética. </w:delText>
        </w:r>
      </w:del>
      <w:del w:id="317" w:author="victor oliveira" w:date="2023-03-21T15:18:00Z">
        <w:r w:rsidDel="00D77549">
          <w:rPr>
            <w:rFonts w:ascii="Manrope Medium" w:eastAsia="Manrope Medium" w:hAnsi="Manrope Medium" w:cs="Manrope Medium"/>
            <w:sz w:val="20"/>
            <w:szCs w:val="20"/>
          </w:rPr>
          <w:delText>Assim</w:delText>
        </w:r>
        <w:r w:rsidR="00DF2996" w:rsidDel="00D77549">
          <w:rPr>
            <w:rFonts w:ascii="Manrope Medium" w:eastAsia="Manrope Medium" w:hAnsi="Manrope Medium" w:cs="Manrope Medium"/>
            <w:sz w:val="20"/>
            <w:szCs w:val="20"/>
          </w:rPr>
          <w:delText>,</w:delText>
        </w:r>
        <w:r w:rsidDel="00D77549">
          <w:rPr>
            <w:rFonts w:ascii="Manrope Medium" w:eastAsia="Manrope Medium" w:hAnsi="Manrope Medium" w:cs="Manrope Medium"/>
            <w:sz w:val="20"/>
            <w:szCs w:val="20"/>
          </w:rPr>
          <w:delText xml:space="preserve"> procuraram a Inteli para produzir um jogo para que o ensino do código</w:delText>
        </w:r>
        <w:r w:rsidR="00DF2996" w:rsidDel="00D77549">
          <w:rPr>
            <w:rFonts w:ascii="Manrope Medium" w:eastAsia="Manrope Medium" w:hAnsi="Manrope Medium" w:cs="Manrope Medium"/>
            <w:sz w:val="20"/>
            <w:szCs w:val="20"/>
          </w:rPr>
          <w:delText xml:space="preserve"> </w:delText>
        </w:r>
      </w:del>
      <w:del w:id="318" w:author="victor oliveira" w:date="2023-03-21T15:23:00Z">
        <w:r w:rsidR="00DF2996" w:rsidDel="0066190D">
          <w:rPr>
            <w:rFonts w:ascii="Manrope Medium" w:eastAsia="Manrope Medium" w:hAnsi="Manrope Medium" w:cs="Manrope Medium"/>
            <w:sz w:val="20"/>
            <w:szCs w:val="20"/>
          </w:rPr>
          <w:delText>de ética</w:delText>
        </w:r>
        <w:r w:rsidDel="0066190D">
          <w:rPr>
            <w:rFonts w:ascii="Manrope Medium" w:eastAsia="Manrope Medium" w:hAnsi="Manrope Medium" w:cs="Manrope Medium"/>
            <w:sz w:val="20"/>
            <w:szCs w:val="20"/>
          </w:rPr>
          <w:delText xml:space="preserve"> seja passado de forma lúdica e interativa.</w:delText>
        </w:r>
      </w:del>
      <w:ins w:id="319" w:author="victor oliveira" w:date="2023-03-21T15:23:00Z">
        <w:r w:rsidR="0066190D">
          <w:rPr>
            <w:rFonts w:ascii="Manrope Medium" w:eastAsia="Manrope Medium" w:hAnsi="Manrope Medium" w:cs="Manrope Medium"/>
            <w:sz w:val="20"/>
            <w:szCs w:val="20"/>
          </w:rPr>
          <w:t xml:space="preserve">. </w:t>
        </w:r>
      </w:ins>
      <w:del w:id="320" w:author="victor oliveira" w:date="2023-03-21T15:23:00Z">
        <w:r w:rsidDel="0066190D">
          <w:rPr>
            <w:rFonts w:ascii="Manrope Medium" w:eastAsia="Manrope Medium" w:hAnsi="Manrope Medium" w:cs="Manrope Medium"/>
            <w:sz w:val="20"/>
            <w:szCs w:val="20"/>
          </w:rPr>
          <w:delText xml:space="preserve"> </w:delText>
        </w:r>
      </w:del>
      <w:commentRangeStart w:id="321"/>
      <w:del w:id="322" w:author="victor oliveira" w:date="2023-03-21T15:22:00Z">
        <w:r w:rsidDel="0066190D">
          <w:rPr>
            <w:rFonts w:ascii="Manrope Medium" w:eastAsia="Manrope Medium" w:hAnsi="Manrope Medium" w:cs="Manrope Medium"/>
            <w:sz w:val="20"/>
            <w:szCs w:val="20"/>
          </w:rPr>
          <w:delText xml:space="preserve">O jogo que está em desenvolvimento pela Vtech </w:delText>
        </w:r>
      </w:del>
      <w:del w:id="323" w:author="victor oliveira" w:date="2023-03-21T15:20:00Z">
        <w:r w:rsidDel="00D77549">
          <w:rPr>
            <w:rFonts w:ascii="Manrope Medium" w:eastAsia="Manrope Medium" w:hAnsi="Manrope Medium" w:cs="Manrope Medium"/>
            <w:sz w:val="20"/>
            <w:szCs w:val="20"/>
          </w:rPr>
          <w:delText xml:space="preserve">tem como objetivo ensinar o player e diverti-lo. </w:delText>
        </w:r>
      </w:del>
      <w:del w:id="324" w:author="victor oliveira" w:date="2023-03-21T15:23:00Z">
        <w:r w:rsidDel="0066190D">
          <w:rPr>
            <w:rFonts w:ascii="Manrope Medium" w:eastAsia="Manrope Medium" w:hAnsi="Manrope Medium" w:cs="Manrope Medium"/>
            <w:sz w:val="20"/>
            <w:szCs w:val="20"/>
          </w:rPr>
          <w:delText xml:space="preserve">Os interesses pessoais dos alunos são de desenvolver as habilidades como desenvolvedor e aprender a dinâmica do inteli. 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 xml:space="preserve">O jogo serve como um método de aprendizado para que o jogador </w:t>
      </w:r>
      <w:ins w:id="325" w:author="Daniel Mendez" w:date="2023-03-25T01:53:00Z">
        <w:r w:rsidR="50ABD443" w:rsidRPr="50ABD443">
          <w:rPr>
            <w:rFonts w:ascii="Manrope Medium" w:eastAsia="Manrope Medium" w:hAnsi="Manrope Medium" w:cs="Manrope Medium"/>
            <w:sz w:val="20"/>
            <w:szCs w:val="20"/>
          </w:rPr>
          <w:t xml:space="preserve">compreenda </w:t>
        </w:r>
      </w:ins>
      <w:del w:id="326" w:author="Daniel Mendez" w:date="2023-03-25T01:53:00Z">
        <w:r>
          <w:rPr>
            <w:rFonts w:ascii="Manrope Medium" w:eastAsia="Manrope Medium" w:hAnsi="Manrope Medium" w:cs="Manrope Medium"/>
            <w:sz w:val="20"/>
            <w:szCs w:val="20"/>
          </w:rPr>
          <w:delText>aprenda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 xml:space="preserve"> o código de ética da empresa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V.tal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de forma lúdica e didática, </w:t>
      </w:r>
      <w:r w:rsidR="5570CD16" w:rsidRPr="5570CD16">
        <w:rPr>
          <w:rFonts w:ascii="Manrope Medium" w:eastAsia="Manrope Medium" w:hAnsi="Manrope Medium" w:cs="Manrope Medium"/>
          <w:sz w:val="20"/>
          <w:szCs w:val="20"/>
        </w:rPr>
        <w:t>e</w:t>
      </w:r>
      <w:ins w:id="327" w:author="Daniel Mendez" w:date="2023-03-25T01:54:00Z">
        <w:r w:rsidR="34066ECB" w:rsidRPr="34066ECB">
          <w:rPr>
            <w:rFonts w:ascii="Manrope Medium" w:eastAsia="Manrope Medium" w:hAnsi="Manrope Medium" w:cs="Manrope Medium"/>
            <w:sz w:val="20"/>
            <w:szCs w:val="20"/>
          </w:rPr>
          <w:t>.</w:t>
        </w:r>
        <w:r w:rsidR="5F61D04F" w:rsidRPr="5F61D04F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</w:ins>
      <w:del w:id="328" w:author="Daniel Mendez" w:date="2023-03-25T01:53:00Z">
        <w:r w:rsidR="41122226" w:rsidRPr="5570CD16" w:rsidDel="5570CD16">
          <w:rPr>
            <w:rFonts w:ascii="Manrope Medium" w:eastAsia="Manrope Medium" w:hAnsi="Manrope Medium" w:cs="Manrope Medium"/>
            <w:sz w:val="20"/>
            <w:szCs w:val="20"/>
          </w:rPr>
          <w:delText>m</w:delText>
        </w:r>
        <w:r>
          <w:rPr>
            <w:rFonts w:ascii="Manrope Medium" w:eastAsia="Manrope Medium" w:hAnsi="Manrope Medium" w:cs="Manrope Medium"/>
            <w:sz w:val="20"/>
            <w:szCs w:val="20"/>
          </w:rPr>
          <w:delText xml:space="preserve"> 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>qualquer lugar. Para isso, criamos personagens com características originais e uma gameplay com uma dinâmica interativa.</w:t>
      </w:r>
      <w:commentRangeEnd w:id="321"/>
      <w:r>
        <w:rPr>
          <w:rStyle w:val="CommentReference"/>
        </w:rPr>
        <w:commentReference w:id="321"/>
      </w:r>
    </w:p>
    <w:p w14:paraId="2FFD9912" w14:textId="459147A1" w:rsidR="49E297BB" w:rsidRDefault="31126337" w:rsidP="49E297BB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ins w:id="329" w:author="victor oliveira" w:date="2023-03-21T15:24:00Z"/>
          <w:rFonts w:ascii="Manrope Medium" w:eastAsia="Manrope Medium" w:hAnsi="Manrope Medium" w:cs="Manrope Medium"/>
          <w:sz w:val="20"/>
          <w:szCs w:val="20"/>
        </w:rPr>
      </w:pPr>
      <w:ins w:id="330" w:author="Daniel Mendez" w:date="2023-03-25T01:55:00Z">
        <w:r w:rsidRPr="31126337">
          <w:rPr>
            <w:rFonts w:ascii="Manrope Medium" w:eastAsia="Manrope Medium" w:hAnsi="Manrope Medium" w:cs="Manrope Medium"/>
            <w:sz w:val="20"/>
            <w:szCs w:val="20"/>
          </w:rPr>
          <w:t xml:space="preserve">Sendo assim, o jogo possui como finalidade principal </w:t>
        </w:r>
      </w:ins>
      <w:ins w:id="331" w:author="Daniel Mendez" w:date="2023-03-25T01:56:00Z">
        <w:r w:rsidR="749E6FD4" w:rsidRPr="749E6FD4">
          <w:rPr>
            <w:rFonts w:ascii="Manrope Medium" w:eastAsia="Manrope Medium" w:hAnsi="Manrope Medium" w:cs="Manrope Medium"/>
            <w:sz w:val="20"/>
            <w:szCs w:val="20"/>
          </w:rPr>
          <w:t xml:space="preserve">garantir que </w:t>
        </w:r>
      </w:ins>
      <w:ins w:id="332" w:author="Daniel Mendez" w:date="2023-03-25T01:58:00Z">
        <w:r w:rsidR="27CACF2D" w:rsidRPr="27CACF2D">
          <w:rPr>
            <w:rFonts w:ascii="Manrope Medium" w:eastAsia="Manrope Medium" w:hAnsi="Manrope Medium" w:cs="Manrope Medium"/>
            <w:sz w:val="20"/>
            <w:szCs w:val="20"/>
          </w:rPr>
          <w:t>o</w:t>
        </w:r>
      </w:ins>
      <w:ins w:id="333" w:author="Daniel Mendez" w:date="2023-03-25T01:56:00Z">
        <w:r w:rsidR="749E6FD4" w:rsidRPr="749E6FD4">
          <w:rPr>
            <w:rFonts w:ascii="Manrope Medium" w:eastAsia="Manrope Medium" w:hAnsi="Manrope Medium" w:cs="Manrope Medium"/>
            <w:sz w:val="20"/>
            <w:szCs w:val="20"/>
          </w:rPr>
          <w:t xml:space="preserve"> colaborador compreen</w:t>
        </w:r>
      </w:ins>
      <w:ins w:id="334" w:author="Daniel Mendez" w:date="2023-03-25T01:57:00Z">
        <w:r w:rsidR="749E6FD4" w:rsidRPr="749E6FD4">
          <w:rPr>
            <w:rFonts w:ascii="Manrope Medium" w:eastAsia="Manrope Medium" w:hAnsi="Manrope Medium" w:cs="Manrope Medium"/>
            <w:sz w:val="20"/>
            <w:szCs w:val="20"/>
          </w:rPr>
          <w:t>da</w:t>
        </w:r>
      </w:ins>
      <w:ins w:id="335" w:author="Daniel Mendez" w:date="2023-03-25T01:55:00Z">
        <w:r w:rsidR="7DE23B9B" w:rsidRPr="7DE23B9B">
          <w:rPr>
            <w:rFonts w:ascii="Manrope Medium" w:eastAsia="Manrope Medium" w:hAnsi="Manrope Medium" w:cs="Manrope Medium"/>
            <w:sz w:val="20"/>
            <w:szCs w:val="20"/>
          </w:rPr>
          <w:t xml:space="preserve"> o código de ética </w:t>
        </w:r>
      </w:ins>
      <w:ins w:id="336" w:author="Daniel Mendez" w:date="2023-03-25T01:57:00Z">
        <w:r w:rsidR="749E6FD4" w:rsidRPr="749E6FD4">
          <w:rPr>
            <w:rFonts w:ascii="Manrope Medium" w:eastAsia="Manrope Medium" w:hAnsi="Manrope Medium" w:cs="Manrope Medium"/>
            <w:sz w:val="20"/>
            <w:szCs w:val="20"/>
          </w:rPr>
          <w:t>de forma lúdica</w:t>
        </w:r>
        <w:r w:rsidR="749E6FD4" w:rsidRPr="749E6FD4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</w:ins>
      <w:ins w:id="337" w:author="Daniel Mendez" w:date="2023-03-25T01:59:00Z">
        <w:r w:rsidR="61A0B6EB" w:rsidRPr="61A0B6EB">
          <w:rPr>
            <w:rFonts w:ascii="Manrope Medium" w:eastAsia="Manrope Medium" w:hAnsi="Manrope Medium" w:cs="Manrope Medium"/>
            <w:sz w:val="20"/>
            <w:szCs w:val="20"/>
          </w:rPr>
          <w:t xml:space="preserve">e </w:t>
        </w:r>
      </w:ins>
      <w:ins w:id="338" w:author="Daniel Mendez" w:date="2023-03-25T01:57:00Z">
        <w:r w:rsidR="749E6FD4" w:rsidRPr="749E6FD4">
          <w:rPr>
            <w:rFonts w:ascii="Manrope Medium" w:eastAsia="Manrope Medium" w:hAnsi="Manrope Medium" w:cs="Manrope Medium"/>
            <w:sz w:val="20"/>
            <w:szCs w:val="20"/>
          </w:rPr>
          <w:t>didática</w:t>
        </w:r>
      </w:ins>
      <w:ins w:id="339" w:author="Daniel Mendez" w:date="2023-03-25T01:59:00Z">
        <w:r w:rsidR="322574AA" w:rsidRPr="322574AA">
          <w:rPr>
            <w:rFonts w:ascii="Manrope Medium" w:eastAsia="Manrope Medium" w:hAnsi="Manrope Medium" w:cs="Manrope Medium"/>
            <w:sz w:val="20"/>
            <w:szCs w:val="20"/>
          </w:rPr>
          <w:t>.</w:t>
        </w:r>
        <w:r w:rsidR="6756AF2F" w:rsidRPr="6756AF2F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  <w:r w:rsidR="06402548" w:rsidRPr="06402548">
          <w:rPr>
            <w:rFonts w:ascii="Manrope Medium" w:eastAsia="Manrope Medium" w:hAnsi="Manrope Medium" w:cs="Manrope Medium"/>
            <w:sz w:val="20"/>
            <w:szCs w:val="20"/>
          </w:rPr>
          <w:t xml:space="preserve">Para isso, </w:t>
        </w:r>
        <w:r w:rsidR="0A080CDC" w:rsidRPr="0A080CDC">
          <w:rPr>
            <w:rFonts w:ascii="Manrope Medium" w:eastAsia="Manrope Medium" w:hAnsi="Manrope Medium" w:cs="Manrope Medium"/>
            <w:sz w:val="20"/>
            <w:szCs w:val="20"/>
          </w:rPr>
          <w:t>criam</w:t>
        </w:r>
        <w:r w:rsidR="0A080CDC" w:rsidRPr="0A080CDC">
          <w:rPr>
            <w:rFonts w:ascii="Manrope Medium" w:eastAsia="Manrope Medium" w:hAnsi="Manrope Medium" w:cs="Manrope Medium"/>
            <w:sz w:val="20"/>
            <w:szCs w:val="20"/>
          </w:rPr>
          <w:t xml:space="preserve">os </w:t>
        </w:r>
      </w:ins>
      <w:ins w:id="340" w:author="Daniel Mendez" w:date="2023-03-25T02:00:00Z">
        <w:r w:rsidR="3D971E0C" w:rsidRPr="3D971E0C">
          <w:rPr>
            <w:rFonts w:ascii="Manrope Medium" w:eastAsia="Manrope Medium" w:hAnsi="Manrope Medium" w:cs="Manrope Medium"/>
            <w:sz w:val="20"/>
            <w:szCs w:val="20"/>
          </w:rPr>
          <w:t xml:space="preserve">personagens </w:t>
        </w:r>
        <w:r w:rsidR="4990BC13" w:rsidRPr="4990BC13">
          <w:rPr>
            <w:rFonts w:ascii="Manrope Medium" w:eastAsia="Manrope Medium" w:hAnsi="Manrope Medium" w:cs="Manrope Medium"/>
            <w:sz w:val="20"/>
            <w:szCs w:val="20"/>
          </w:rPr>
          <w:t>animados</w:t>
        </w:r>
      </w:ins>
      <w:ins w:id="341" w:author="Daniel Mendez" w:date="2023-03-25T02:02:00Z">
        <w:r w:rsidR="31DB53B7" w:rsidRPr="31DB53B7">
          <w:rPr>
            <w:rFonts w:ascii="Manrope Medium" w:eastAsia="Manrope Medium" w:hAnsi="Manrope Medium" w:cs="Manrope Medium"/>
            <w:sz w:val="20"/>
            <w:szCs w:val="20"/>
          </w:rPr>
          <w:t xml:space="preserve">, </w:t>
        </w:r>
        <w:r w:rsidR="4990BC13" w:rsidRPr="4990BC13">
          <w:rPr>
            <w:rFonts w:ascii="Manrope Medium" w:eastAsia="Manrope Medium" w:hAnsi="Manrope Medium" w:cs="Manrope Medium"/>
            <w:sz w:val="20"/>
            <w:szCs w:val="20"/>
          </w:rPr>
          <w:t>(</w:t>
        </w:r>
      </w:ins>
      <w:ins w:id="342" w:author="Daniel Mendez" w:date="2023-03-25T02:00:00Z">
        <w:r w:rsidR="4990BC13" w:rsidRPr="4990BC13">
          <w:rPr>
            <w:rFonts w:ascii="Manrope Medium" w:eastAsia="Manrope Medium" w:hAnsi="Manrope Medium" w:cs="Manrope Medium"/>
            <w:sz w:val="20"/>
            <w:szCs w:val="20"/>
          </w:rPr>
          <w:t>que</w:t>
        </w:r>
        <w:r w:rsidR="2F3AEA33" w:rsidRPr="2F3AEA33">
          <w:rPr>
            <w:rFonts w:ascii="Manrope Medium" w:eastAsia="Manrope Medium" w:hAnsi="Manrope Medium" w:cs="Manrope Medium"/>
            <w:sz w:val="20"/>
            <w:szCs w:val="20"/>
          </w:rPr>
          <w:t xml:space="preserve"> fazem </w:t>
        </w:r>
        <w:r w:rsidR="4C6AD501" w:rsidRPr="4C6AD501">
          <w:rPr>
            <w:rFonts w:ascii="Manrope Medium" w:eastAsia="Manrope Medium" w:hAnsi="Manrope Medium" w:cs="Manrope Medium"/>
            <w:sz w:val="20"/>
            <w:szCs w:val="20"/>
          </w:rPr>
          <w:t xml:space="preserve">referência ao dia a </w:t>
        </w:r>
        <w:r w:rsidR="53AEBCCE" w:rsidRPr="53AEBCCE">
          <w:rPr>
            <w:rFonts w:ascii="Manrope Medium" w:eastAsia="Manrope Medium" w:hAnsi="Manrope Medium" w:cs="Manrope Medium"/>
            <w:sz w:val="20"/>
            <w:szCs w:val="20"/>
          </w:rPr>
          <w:t xml:space="preserve">dia </w:t>
        </w:r>
        <w:r w:rsidR="0081435F" w:rsidRPr="0081435F">
          <w:rPr>
            <w:rFonts w:ascii="Manrope Medium" w:eastAsia="Manrope Medium" w:hAnsi="Manrope Medium" w:cs="Manrope Medium"/>
            <w:sz w:val="20"/>
            <w:szCs w:val="20"/>
          </w:rPr>
          <w:t>da empresa</w:t>
        </w:r>
      </w:ins>
      <w:ins w:id="343" w:author="Daniel Mendez" w:date="2023-03-25T02:02:00Z">
        <w:r w:rsidR="5FA16A69" w:rsidRPr="5FA16A69">
          <w:rPr>
            <w:rFonts w:ascii="Manrope Medium" w:eastAsia="Manrope Medium" w:hAnsi="Manrope Medium" w:cs="Manrope Medium"/>
            <w:sz w:val="20"/>
            <w:szCs w:val="20"/>
          </w:rPr>
          <w:t>)</w:t>
        </w:r>
        <w:r w:rsidR="0B76DFBB" w:rsidRPr="0B76DFBB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</w:ins>
      <w:ins w:id="344" w:author="Daniel Mendez" w:date="2023-03-25T02:01:00Z">
        <w:r w:rsidR="26A7B0D8" w:rsidRPr="26A7B0D8">
          <w:rPr>
            <w:rFonts w:ascii="Manrope Medium" w:eastAsia="Manrope Medium" w:hAnsi="Manrope Medium" w:cs="Manrope Medium"/>
            <w:sz w:val="20"/>
            <w:szCs w:val="20"/>
          </w:rPr>
          <w:t xml:space="preserve">implementamos uma história </w:t>
        </w:r>
      </w:ins>
      <w:ins w:id="345" w:author="Daniel Mendez" w:date="2023-03-25T02:02:00Z">
        <w:r w:rsidR="2FEAB256" w:rsidRPr="2FEAB256">
          <w:rPr>
            <w:rFonts w:ascii="Manrope Medium" w:eastAsia="Manrope Medium" w:hAnsi="Manrope Medium" w:cs="Manrope Medium"/>
            <w:sz w:val="20"/>
            <w:szCs w:val="20"/>
          </w:rPr>
          <w:t xml:space="preserve">com </w:t>
        </w:r>
      </w:ins>
      <w:ins w:id="346" w:author="Daniel Mendez" w:date="2023-03-25T02:01:00Z">
        <w:r w:rsidR="2FEAB256" w:rsidRPr="2FEAB256">
          <w:rPr>
            <w:rFonts w:ascii="Manrope Medium" w:eastAsia="Manrope Medium" w:hAnsi="Manrope Medium" w:cs="Manrope Medium"/>
            <w:sz w:val="20"/>
            <w:szCs w:val="20"/>
          </w:rPr>
          <w:t>estilo</w:t>
        </w:r>
        <w:r w:rsidR="26A7B0D8" w:rsidRPr="26A7B0D8">
          <w:rPr>
            <w:rFonts w:ascii="Manrope Medium" w:eastAsia="Manrope Medium" w:hAnsi="Manrope Medium" w:cs="Manrope Medium"/>
            <w:sz w:val="20"/>
            <w:szCs w:val="20"/>
          </w:rPr>
          <w:t xml:space="preserve"> aventura</w:t>
        </w:r>
        <w:r w:rsidR="7426226F" w:rsidRPr="7426226F">
          <w:rPr>
            <w:rFonts w:ascii="Manrope Medium" w:eastAsia="Manrope Medium" w:hAnsi="Manrope Medium" w:cs="Manrope Medium"/>
            <w:sz w:val="20"/>
            <w:szCs w:val="20"/>
          </w:rPr>
          <w:t xml:space="preserve">, </w:t>
        </w:r>
        <w:r w:rsidR="7C8BC6D0" w:rsidRPr="7C8BC6D0">
          <w:rPr>
            <w:rFonts w:ascii="Manrope Medium" w:eastAsia="Manrope Medium" w:hAnsi="Manrope Medium" w:cs="Manrope Medium"/>
            <w:sz w:val="20"/>
            <w:szCs w:val="20"/>
          </w:rPr>
          <w:t>colocamos uma dinâmica de Q&amp;A</w:t>
        </w:r>
      </w:ins>
      <w:ins w:id="347" w:author="Daniel Mendez" w:date="2023-03-25T02:00:00Z">
        <w:r w:rsidR="15527A38" w:rsidRPr="15527A38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</w:ins>
      <w:ins w:id="348" w:author="Daniel Mendez" w:date="2023-03-25T02:02:00Z">
        <w:r w:rsidR="7F1B2753" w:rsidRPr="7F1B2753">
          <w:rPr>
            <w:rFonts w:ascii="Manrope Medium" w:eastAsia="Manrope Medium" w:hAnsi="Manrope Medium" w:cs="Manrope Medium"/>
            <w:sz w:val="20"/>
            <w:szCs w:val="20"/>
          </w:rPr>
          <w:t>(</w:t>
        </w:r>
        <w:r w:rsidR="65048AE6" w:rsidRPr="65048AE6">
          <w:rPr>
            <w:rFonts w:ascii="Manrope Medium" w:eastAsia="Manrope Medium" w:hAnsi="Manrope Medium" w:cs="Manrope Medium"/>
            <w:sz w:val="20"/>
            <w:szCs w:val="20"/>
          </w:rPr>
          <w:t xml:space="preserve">garante o aprendizado </w:t>
        </w:r>
        <w:r w:rsidR="01A3976B" w:rsidRPr="01A3976B">
          <w:rPr>
            <w:rFonts w:ascii="Manrope Medium" w:eastAsia="Manrope Medium" w:hAnsi="Manrope Medium" w:cs="Manrope Medium"/>
            <w:sz w:val="20"/>
            <w:szCs w:val="20"/>
          </w:rPr>
          <w:t xml:space="preserve">do </w:t>
        </w:r>
        <w:r w:rsidR="5BF73DBE" w:rsidRPr="5BF73DBE">
          <w:rPr>
            <w:rFonts w:ascii="Manrope Medium" w:eastAsia="Manrope Medium" w:hAnsi="Manrope Medium" w:cs="Manrope Medium"/>
            <w:sz w:val="20"/>
            <w:szCs w:val="20"/>
          </w:rPr>
          <w:t>código de ética</w:t>
        </w:r>
        <w:r w:rsidR="0AB17C0B" w:rsidRPr="0AB17C0B">
          <w:rPr>
            <w:rFonts w:ascii="Manrope Medium" w:eastAsia="Manrope Medium" w:hAnsi="Manrope Medium" w:cs="Manrope Medium"/>
            <w:sz w:val="20"/>
            <w:szCs w:val="20"/>
          </w:rPr>
          <w:t>)</w:t>
        </w:r>
      </w:ins>
      <w:ins w:id="349" w:author="Daniel Mendez" w:date="2023-03-25T02:03:00Z">
        <w:r w:rsidR="0AB17C0B" w:rsidRPr="0AB17C0B">
          <w:rPr>
            <w:rFonts w:ascii="Manrope Medium" w:eastAsia="Manrope Medium" w:hAnsi="Manrope Medium" w:cs="Manrope Medium"/>
            <w:sz w:val="20"/>
            <w:szCs w:val="20"/>
          </w:rPr>
          <w:t>,</w:t>
        </w:r>
      </w:ins>
      <w:ins w:id="350" w:author="Daniel Mendez" w:date="2023-03-25T02:00:00Z">
        <w:r w:rsidR="2F97DA8F" w:rsidRPr="2F97DA8F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</w:ins>
      <w:ins w:id="351" w:author="Daniel Mendez" w:date="2023-03-25T01:57:00Z">
        <w:r w:rsidR="0081435F" w:rsidRPr="0081435F">
          <w:rPr>
            <w:rFonts w:ascii="Manrope Medium" w:eastAsia="Manrope Medium" w:hAnsi="Manrope Medium" w:cs="Manrope Medium"/>
            <w:sz w:val="20"/>
            <w:szCs w:val="20"/>
          </w:rPr>
          <w:t>e</w:t>
        </w:r>
        <w:r w:rsidR="749E6FD4" w:rsidRPr="749E6FD4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</w:ins>
      <w:ins w:id="352" w:author="Daniel Mendez" w:date="2023-03-25T02:03:00Z">
        <w:r w:rsidR="65E1E803" w:rsidRPr="65E1E803">
          <w:rPr>
            <w:rFonts w:ascii="Manrope Medium" w:eastAsia="Manrope Medium" w:hAnsi="Manrope Medium" w:cs="Manrope Medium"/>
            <w:sz w:val="20"/>
            <w:szCs w:val="20"/>
          </w:rPr>
          <w:t xml:space="preserve">o </w:t>
        </w:r>
        <w:r w:rsidR="5259A9C4" w:rsidRPr="5259A9C4">
          <w:rPr>
            <w:rFonts w:ascii="Manrope Medium" w:eastAsia="Manrope Medium" w:hAnsi="Manrope Medium" w:cs="Manrope Medium"/>
            <w:sz w:val="20"/>
            <w:szCs w:val="20"/>
          </w:rPr>
          <w:t xml:space="preserve">deixamos </w:t>
        </w:r>
        <w:r w:rsidR="52CA3C74" w:rsidRPr="52CA3C74">
          <w:rPr>
            <w:rFonts w:ascii="Manrope Medium" w:eastAsia="Manrope Medium" w:hAnsi="Manrope Medium" w:cs="Manrope Medium"/>
            <w:sz w:val="20"/>
            <w:szCs w:val="20"/>
          </w:rPr>
          <w:t>obj</w:t>
        </w:r>
      </w:ins>
      <w:ins w:id="353" w:author="Daniel Mendez" w:date="2023-03-25T02:04:00Z">
        <w:r w:rsidR="52CA3C74" w:rsidRPr="52CA3C74">
          <w:rPr>
            <w:rFonts w:ascii="Manrope Medium" w:eastAsia="Manrope Medium" w:hAnsi="Manrope Medium" w:cs="Manrope Medium"/>
            <w:sz w:val="20"/>
            <w:szCs w:val="20"/>
          </w:rPr>
          <w:t>etivo,</w:t>
        </w:r>
        <w:r w:rsidR="721204A9" w:rsidRPr="721204A9">
          <w:rPr>
            <w:rFonts w:ascii="Manrope Medium" w:eastAsia="Manrope Medium" w:hAnsi="Manrope Medium" w:cs="Manrope Medium"/>
            <w:sz w:val="20"/>
            <w:szCs w:val="20"/>
          </w:rPr>
          <w:t xml:space="preserve"> uma </w:t>
        </w:r>
        <w:r w:rsidR="326CC979" w:rsidRPr="326CC979">
          <w:rPr>
            <w:rFonts w:ascii="Manrope Medium" w:eastAsia="Manrope Medium" w:hAnsi="Manrope Medium" w:cs="Manrope Medium"/>
            <w:sz w:val="20"/>
            <w:szCs w:val="20"/>
          </w:rPr>
          <w:t xml:space="preserve">vez que em </w:t>
        </w:r>
        <w:r w:rsidR="5552AC8B" w:rsidRPr="5552AC8B">
          <w:rPr>
            <w:rFonts w:ascii="Manrope Medium" w:eastAsia="Manrope Medium" w:hAnsi="Manrope Medium" w:cs="Manrope Medium"/>
            <w:sz w:val="20"/>
            <w:szCs w:val="20"/>
          </w:rPr>
          <w:t xml:space="preserve">até 10 </w:t>
        </w:r>
        <w:r w:rsidR="4640EF13" w:rsidRPr="4640EF13">
          <w:rPr>
            <w:rFonts w:ascii="Manrope Medium" w:eastAsia="Manrope Medium" w:hAnsi="Manrope Medium" w:cs="Manrope Medium"/>
            <w:sz w:val="20"/>
            <w:szCs w:val="20"/>
          </w:rPr>
          <w:t xml:space="preserve">minutos </w:t>
        </w:r>
        <w:r w:rsidR="63BCC13C" w:rsidRPr="63BCC13C">
          <w:rPr>
            <w:rFonts w:ascii="Manrope Medium" w:eastAsia="Manrope Medium" w:hAnsi="Manrope Medium" w:cs="Manrope Medium"/>
            <w:sz w:val="20"/>
            <w:szCs w:val="20"/>
          </w:rPr>
          <w:t>(em média)</w:t>
        </w:r>
        <w:r w:rsidR="4310D635" w:rsidRPr="4310D635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  <w:r w:rsidR="4640EF13" w:rsidRPr="4640EF13">
          <w:rPr>
            <w:rFonts w:ascii="Manrope Medium" w:eastAsia="Manrope Medium" w:hAnsi="Manrope Medium" w:cs="Manrope Medium"/>
            <w:sz w:val="20"/>
            <w:szCs w:val="20"/>
          </w:rPr>
          <w:t xml:space="preserve">o game </w:t>
        </w:r>
        <w:r w:rsidR="69BA4120" w:rsidRPr="69BA4120">
          <w:rPr>
            <w:rFonts w:ascii="Manrope Medium" w:eastAsia="Manrope Medium" w:hAnsi="Manrope Medium" w:cs="Manrope Medium"/>
            <w:sz w:val="20"/>
            <w:szCs w:val="20"/>
          </w:rPr>
          <w:t xml:space="preserve">será </w:t>
        </w:r>
        <w:r w:rsidR="4310D635" w:rsidRPr="4310D635">
          <w:rPr>
            <w:rFonts w:ascii="Manrope Medium" w:eastAsia="Manrope Medium" w:hAnsi="Manrope Medium" w:cs="Manrope Medium"/>
            <w:sz w:val="20"/>
            <w:szCs w:val="20"/>
          </w:rPr>
          <w:t>completado</w:t>
        </w:r>
        <w:r w:rsidR="358D0846" w:rsidRPr="358D0846">
          <w:rPr>
            <w:rFonts w:ascii="Manrope Medium" w:eastAsia="Manrope Medium" w:hAnsi="Manrope Medium" w:cs="Manrope Medium"/>
            <w:sz w:val="20"/>
            <w:szCs w:val="20"/>
          </w:rPr>
          <w:t xml:space="preserve">. </w:t>
        </w:r>
        <w:r w:rsidR="4F85E9CA" w:rsidRPr="4F85E9CA">
          <w:rPr>
            <w:rFonts w:ascii="Manrope Medium" w:eastAsia="Manrope Medium" w:hAnsi="Manrope Medium" w:cs="Manrope Medium"/>
            <w:sz w:val="20"/>
            <w:szCs w:val="20"/>
          </w:rPr>
          <w:t xml:space="preserve">Além disso, ele </w:t>
        </w:r>
        <w:r w:rsidR="6023061A" w:rsidRPr="6023061A">
          <w:rPr>
            <w:rFonts w:ascii="Manrope Medium" w:eastAsia="Manrope Medium" w:hAnsi="Manrope Medium" w:cs="Manrope Medium"/>
            <w:sz w:val="20"/>
            <w:szCs w:val="20"/>
          </w:rPr>
          <w:t xml:space="preserve">pode ser </w:t>
        </w:r>
        <w:r w:rsidR="2323F5EA" w:rsidRPr="2323F5EA">
          <w:rPr>
            <w:rFonts w:ascii="Manrope Medium" w:eastAsia="Manrope Medium" w:hAnsi="Manrope Medium" w:cs="Manrope Medium"/>
            <w:sz w:val="20"/>
            <w:szCs w:val="20"/>
          </w:rPr>
          <w:t>jogado</w:t>
        </w:r>
        <w:r w:rsidR="4310D635" w:rsidRPr="4310D635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</w:ins>
      <w:ins w:id="354" w:author="Daniel Mendez" w:date="2023-03-25T01:58:00Z">
        <w:r w:rsidR="529F382B" w:rsidRPr="529F382B">
          <w:rPr>
            <w:rFonts w:ascii="Manrope Medium" w:eastAsia="Manrope Medium" w:hAnsi="Manrope Medium" w:cs="Manrope Medium"/>
            <w:sz w:val="20"/>
            <w:szCs w:val="20"/>
          </w:rPr>
          <w:t>em</w:t>
        </w:r>
        <w:r w:rsidR="749E6FD4" w:rsidRPr="749E6FD4">
          <w:rPr>
            <w:rFonts w:ascii="Manrope Medium" w:eastAsia="Manrope Medium" w:hAnsi="Manrope Medium" w:cs="Manrope Medium"/>
            <w:sz w:val="20"/>
            <w:szCs w:val="20"/>
          </w:rPr>
          <w:t xml:space="preserve"> qualquer lugar</w:t>
        </w:r>
      </w:ins>
      <w:ins w:id="355" w:author="Daniel Mendez" w:date="2023-03-25T02:05:00Z">
        <w:r w:rsidR="122427C2" w:rsidRPr="122427C2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  <w:r w:rsidR="5761A04D" w:rsidRPr="5761A04D">
          <w:rPr>
            <w:rFonts w:ascii="Manrope Medium" w:eastAsia="Manrope Medium" w:hAnsi="Manrope Medium" w:cs="Manrope Medium"/>
            <w:sz w:val="20"/>
            <w:szCs w:val="20"/>
          </w:rPr>
          <w:t xml:space="preserve">pois depende </w:t>
        </w:r>
        <w:r w:rsidR="55B5F5DB" w:rsidRPr="55B5F5DB">
          <w:rPr>
            <w:rFonts w:ascii="Manrope Medium" w:eastAsia="Manrope Medium" w:hAnsi="Manrope Medium" w:cs="Manrope Medium"/>
            <w:sz w:val="20"/>
            <w:szCs w:val="20"/>
          </w:rPr>
          <w:t xml:space="preserve">apenas de um </w:t>
        </w:r>
        <w:proofErr w:type="spellStart"/>
        <w:r w:rsidR="198F4B95" w:rsidRPr="198F4B95">
          <w:rPr>
            <w:rFonts w:ascii="Manrope Medium" w:eastAsia="Manrope Medium" w:hAnsi="Manrope Medium" w:cs="Manrope Medium"/>
            <w:sz w:val="20"/>
            <w:szCs w:val="20"/>
          </w:rPr>
          <w:t>celuar</w:t>
        </w:r>
        <w:proofErr w:type="spellEnd"/>
        <w:r w:rsidR="198F4B95" w:rsidRPr="198F4B95">
          <w:rPr>
            <w:rFonts w:ascii="Manrope Medium" w:eastAsia="Manrope Medium" w:hAnsi="Manrope Medium" w:cs="Manrope Medium"/>
            <w:sz w:val="20"/>
            <w:szCs w:val="20"/>
          </w:rPr>
          <w:t xml:space="preserve">. </w:t>
        </w:r>
      </w:ins>
      <w:ins w:id="356" w:author="Daniel Mendez" w:date="2023-03-25T01:58:00Z">
        <w:r w:rsidR="198F4B95" w:rsidRPr="198F4B95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</w:ins>
    </w:p>
    <w:p w14:paraId="00482C3B" w14:textId="79546732" w:rsidR="007C75A7" w:rsidRDefault="0066190D" w:rsidP="0066190D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Os interesses pessoais dos alunos são de desenvolver as habilidades como desenvolvedor e aprender a dinâmica do </w:t>
      </w:r>
      <w:proofErr w:type="spellStart"/>
      <w:ins w:id="357" w:author="Daniel Mendez" w:date="2023-03-25T02:05:00Z">
        <w:r w:rsidR="35383746" w:rsidRPr="35383746">
          <w:rPr>
            <w:rFonts w:ascii="Manrope Medium" w:eastAsia="Manrope Medium" w:hAnsi="Manrope Medium" w:cs="Manrope Medium"/>
            <w:sz w:val="20"/>
            <w:szCs w:val="20"/>
          </w:rPr>
          <w:t>Intelli</w:t>
        </w:r>
      </w:ins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através desse projeto com a </w:t>
      </w:r>
      <w:proofErr w:type="spellStart"/>
      <w:ins w:id="358" w:author="Daniel Mendez" w:date="2023-03-25T02:05:00Z">
        <w:r w:rsidR="588A4D4D" w:rsidRPr="588A4D4D">
          <w:rPr>
            <w:rFonts w:ascii="Manrope Medium" w:eastAsia="Manrope Medium" w:hAnsi="Manrope Medium" w:cs="Manrope Medium"/>
            <w:sz w:val="20"/>
            <w:szCs w:val="20"/>
          </w:rPr>
          <w:t>V.</w:t>
        </w:r>
      </w:ins>
      <w:del w:id="359" w:author="Daniel Mendez" w:date="2023-03-25T02:05:00Z">
        <w:r>
          <w:rPr>
            <w:rFonts w:ascii="Manrope Medium" w:eastAsia="Manrope Medium" w:hAnsi="Manrope Medium" w:cs="Manrope Medium"/>
            <w:sz w:val="20"/>
            <w:szCs w:val="20"/>
          </w:rPr>
          <w:delText>v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>tal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. Esse projeto </w:t>
      </w:r>
      <w:ins w:id="360" w:author="Daniel Mendez" w:date="2023-03-25T02:07:00Z">
        <w:r w:rsidR="458A9B2B" w:rsidRPr="458A9B2B">
          <w:rPr>
            <w:rFonts w:ascii="Manrope Medium" w:eastAsia="Manrope Medium" w:hAnsi="Manrope Medium" w:cs="Manrope Medium"/>
            <w:sz w:val="20"/>
            <w:szCs w:val="20"/>
          </w:rPr>
          <w:t xml:space="preserve">tem como </w:t>
        </w:r>
        <w:r w:rsidR="2EEFFEF7" w:rsidRPr="2EEFFEF7">
          <w:rPr>
            <w:rFonts w:ascii="Manrope Medium" w:eastAsia="Manrope Medium" w:hAnsi="Manrope Medium" w:cs="Manrope Medium"/>
            <w:sz w:val="20"/>
            <w:szCs w:val="20"/>
          </w:rPr>
          <w:t xml:space="preserve">objetivo, </w:t>
        </w:r>
      </w:ins>
      <w:r w:rsidR="002F67B7" w:rsidRPr="002F67B7">
        <w:rPr>
          <w:rFonts w:ascii="Manrope Medium" w:eastAsia="Manrope Medium" w:hAnsi="Manrope Medium" w:cs="Manrope Medium"/>
          <w:sz w:val="20"/>
          <w:szCs w:val="20"/>
        </w:rPr>
        <w:t>simula</w:t>
      </w:r>
      <w:ins w:id="361" w:author="Daniel Mendez" w:date="2023-03-25T02:08:00Z">
        <w:r w:rsidR="002F67B7" w:rsidRPr="002F67B7">
          <w:rPr>
            <w:rFonts w:ascii="Manrope Medium" w:eastAsia="Manrope Medium" w:hAnsi="Manrope Medium" w:cs="Manrope Medium"/>
            <w:sz w:val="20"/>
            <w:szCs w:val="20"/>
          </w:rPr>
          <w:t>r</w:t>
        </w:r>
      </w:ins>
      <w:r>
        <w:rPr>
          <w:rFonts w:ascii="Manrope Medium" w:eastAsia="Manrope Medium" w:hAnsi="Manrope Medium" w:cs="Manrope Medium"/>
          <w:sz w:val="20"/>
          <w:szCs w:val="20"/>
        </w:rPr>
        <w:t xml:space="preserve"> </w:t>
      </w:r>
      <w:r>
        <w:rPr>
          <w:rFonts w:ascii="Manrope Medium" w:eastAsia="Manrope Medium" w:hAnsi="Manrope Medium" w:cs="Manrope Medium"/>
          <w:sz w:val="20"/>
          <w:szCs w:val="20"/>
        </w:rPr>
        <w:t xml:space="preserve">um </w:t>
      </w:r>
      <w:ins w:id="362" w:author="Daniel Mendez" w:date="2023-03-25T02:08:00Z">
        <w:r w:rsidR="76B5E799" w:rsidRPr="76B5E799">
          <w:rPr>
            <w:rFonts w:ascii="Manrope Medium" w:eastAsia="Manrope Medium" w:hAnsi="Manrope Medium" w:cs="Manrope Medium"/>
            <w:sz w:val="20"/>
            <w:szCs w:val="20"/>
          </w:rPr>
          <w:t xml:space="preserve">cenário </w:t>
        </w:r>
      </w:ins>
      <w:del w:id="363" w:author="Daniel Mendez" w:date="2023-03-25T02:08:00Z">
        <w:r>
          <w:rPr>
            <w:rFonts w:ascii="Manrope Medium" w:eastAsia="Manrope Medium" w:hAnsi="Manrope Medium" w:cs="Manrope Medium"/>
            <w:sz w:val="20"/>
            <w:szCs w:val="20"/>
          </w:rPr>
          <w:delText>projeto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 xml:space="preserve"> de escritório</w:t>
      </w:r>
      <w:ins w:id="364" w:author="Daniel Mendez" w:date="2023-03-25T02:06:00Z">
        <w:r w:rsidR="541463FE" w:rsidRPr="541463FE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</w:ins>
      <w:del w:id="365" w:author="Daniel Mendez" w:date="2023-03-25T02:06:00Z">
        <w:r>
          <w:rPr>
            <w:rFonts w:ascii="Manrope Medium" w:eastAsia="Manrope Medium" w:hAnsi="Manrope Medium" w:cs="Manrope Medium"/>
            <w:sz w:val="20"/>
            <w:szCs w:val="20"/>
          </w:rPr>
          <w:delText xml:space="preserve">, </w:delText>
        </w:r>
      </w:del>
      <w:ins w:id="366" w:author="Daniel Mendez" w:date="2023-03-25T02:05:00Z">
        <w:r w:rsidR="60864F6A" w:rsidRPr="60864F6A">
          <w:rPr>
            <w:rFonts w:ascii="Manrope Medium" w:eastAsia="Manrope Medium" w:hAnsi="Manrope Medium" w:cs="Manrope Medium"/>
            <w:sz w:val="20"/>
            <w:szCs w:val="20"/>
          </w:rPr>
          <w:t xml:space="preserve">trazendo </w:t>
        </w:r>
        <w:r w:rsidR="4E6233FD" w:rsidRPr="4E6233FD">
          <w:rPr>
            <w:rFonts w:ascii="Manrope Medium" w:eastAsia="Manrope Medium" w:hAnsi="Manrope Medium" w:cs="Manrope Medium"/>
            <w:sz w:val="20"/>
            <w:szCs w:val="20"/>
          </w:rPr>
          <w:t xml:space="preserve">o </w:t>
        </w:r>
      </w:ins>
      <w:del w:id="367" w:author="Daniel Mendez" w:date="2023-03-25T02:05:00Z">
        <w:r>
          <w:rPr>
            <w:rFonts w:ascii="Manrope Medium" w:eastAsia="Manrope Medium" w:hAnsi="Manrope Medium" w:cs="Manrope Medium"/>
            <w:sz w:val="20"/>
            <w:szCs w:val="20"/>
          </w:rPr>
          <w:delText>isso traz o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 xml:space="preserve"> realismo do mercado de </w:t>
      </w:r>
      <w:ins w:id="368" w:author="Daniel Mendez" w:date="2023-03-25T02:05:00Z">
        <w:r w:rsidR="4E6233FD" w:rsidRPr="4E6233FD">
          <w:rPr>
            <w:rFonts w:ascii="Manrope Medium" w:eastAsia="Manrope Medium" w:hAnsi="Manrope Medium" w:cs="Manrope Medium"/>
            <w:sz w:val="20"/>
            <w:szCs w:val="20"/>
          </w:rPr>
          <w:t>trabalho</w:t>
        </w:r>
      </w:ins>
      <w:r>
        <w:rPr>
          <w:rFonts w:ascii="Manrope Medium" w:eastAsia="Manrope Medium" w:hAnsi="Manrope Medium" w:cs="Manrope Medium"/>
          <w:sz w:val="20"/>
          <w:szCs w:val="20"/>
        </w:rPr>
        <w:t xml:space="preserve"> para</w:t>
      </w:r>
      <w:r>
        <w:rPr>
          <w:rFonts w:ascii="Manrope Medium" w:eastAsia="Manrope Medium" w:hAnsi="Manrope Medium" w:cs="Manrope Medium"/>
          <w:sz w:val="20"/>
          <w:szCs w:val="20"/>
        </w:rPr>
        <w:t xml:space="preserve"> dent</w:t>
      </w:r>
      <w:r>
        <w:rPr>
          <w:rFonts w:ascii="Manrope Medium" w:eastAsia="Manrope Medium" w:hAnsi="Manrope Medium" w:cs="Manrope Medium"/>
          <w:sz w:val="20"/>
          <w:szCs w:val="20"/>
        </w:rPr>
        <w:t xml:space="preserve">ro da faculdade </w:t>
      </w:r>
      <w:proofErr w:type="spellStart"/>
      <w:r w:rsidR="4B146036" w:rsidRPr="4B146036">
        <w:rPr>
          <w:rFonts w:ascii="Manrope Medium" w:eastAsia="Manrope Medium" w:hAnsi="Manrope Medium" w:cs="Manrope Medium"/>
          <w:sz w:val="20"/>
          <w:szCs w:val="20"/>
        </w:rPr>
        <w:t>e</w:t>
      </w:r>
      <w:ins w:id="369" w:author="Daniel Mendez" w:date="2023-03-25T02:06:00Z">
        <w:r w:rsidR="4B146036" w:rsidRPr="4B146036">
          <w:rPr>
            <w:rFonts w:ascii="Manrope Medium" w:eastAsia="Manrope Medium" w:hAnsi="Manrope Medium" w:cs="Manrope Medium"/>
            <w:sz w:val="20"/>
            <w:szCs w:val="20"/>
          </w:rPr>
          <w:t>stimulando</w:t>
        </w:r>
      </w:ins>
      <w:del w:id="370" w:author="Daniel Mendez" w:date="2023-03-25T02:06:00Z">
        <w:r>
          <w:rPr>
            <w:rFonts w:ascii="Manrope Medium" w:eastAsia="Manrope Medium" w:hAnsi="Manrope Medium" w:cs="Manrope Medium"/>
            <w:sz w:val="20"/>
            <w:szCs w:val="20"/>
          </w:rPr>
          <w:delText xml:space="preserve"> estimula 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>os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alunos a </w:t>
      </w:r>
      <w:ins w:id="371" w:author="Daniel Mendez" w:date="2023-03-25T02:07:00Z">
        <w:r w:rsidR="6B99A6AF" w:rsidRPr="6B99A6AF">
          <w:rPr>
            <w:rFonts w:ascii="Manrope Medium" w:eastAsia="Manrope Medium" w:hAnsi="Manrope Medium" w:cs="Manrope Medium"/>
            <w:sz w:val="20"/>
            <w:szCs w:val="20"/>
          </w:rPr>
          <w:t xml:space="preserve">criarem </w:t>
        </w:r>
        <w:r w:rsidR="5F313C60" w:rsidRPr="5F313C60">
          <w:rPr>
            <w:rFonts w:ascii="Manrope Medium" w:eastAsia="Manrope Medium" w:hAnsi="Manrope Medium" w:cs="Manrope Medium"/>
            <w:sz w:val="20"/>
            <w:szCs w:val="20"/>
          </w:rPr>
          <w:t>compromisso</w:t>
        </w:r>
      </w:ins>
      <w:ins w:id="372" w:author="Daniel Mendez" w:date="2023-03-25T02:08:00Z">
        <w:r w:rsidR="5F313C60" w:rsidRPr="5F313C60">
          <w:rPr>
            <w:rFonts w:ascii="Manrope Medium" w:eastAsia="Manrope Medium" w:hAnsi="Manrope Medium" w:cs="Manrope Medium"/>
            <w:sz w:val="20"/>
            <w:szCs w:val="20"/>
          </w:rPr>
          <w:t xml:space="preserve">, </w:t>
        </w:r>
        <w:r w:rsidR="60E1468D" w:rsidRPr="60E1468D">
          <w:rPr>
            <w:rFonts w:ascii="Manrope Medium" w:eastAsia="Manrope Medium" w:hAnsi="Manrope Medium" w:cs="Manrope Medium"/>
            <w:sz w:val="20"/>
            <w:szCs w:val="20"/>
          </w:rPr>
          <w:t>consistência</w:t>
        </w:r>
        <w:r w:rsidR="145FE635" w:rsidRPr="145FE635">
          <w:rPr>
            <w:rFonts w:ascii="Manrope Medium" w:eastAsia="Manrope Medium" w:hAnsi="Manrope Medium" w:cs="Manrope Medium"/>
            <w:sz w:val="20"/>
            <w:szCs w:val="20"/>
          </w:rPr>
          <w:t xml:space="preserve"> e </w:t>
        </w:r>
      </w:ins>
      <w:ins w:id="373" w:author="Daniel Mendez" w:date="2023-03-25T02:09:00Z">
        <w:r w:rsidR="19B5BD52" w:rsidRPr="19B5BD52">
          <w:rPr>
            <w:rFonts w:ascii="Manrope Medium" w:eastAsia="Manrope Medium" w:hAnsi="Manrope Medium" w:cs="Manrope Medium"/>
            <w:sz w:val="20"/>
            <w:szCs w:val="20"/>
          </w:rPr>
          <w:t xml:space="preserve">técnicas de </w:t>
        </w:r>
        <w:r w:rsidR="6DBFFC66" w:rsidRPr="6DBFFC66">
          <w:rPr>
            <w:rFonts w:ascii="Manrope Medium" w:eastAsia="Manrope Medium" w:hAnsi="Manrope Medium" w:cs="Manrope Medium"/>
            <w:sz w:val="20"/>
            <w:szCs w:val="20"/>
          </w:rPr>
          <w:t xml:space="preserve">comunicação e </w:t>
        </w:r>
        <w:r w:rsidR="4592230F" w:rsidRPr="4592230F">
          <w:rPr>
            <w:rFonts w:ascii="Manrope Medium" w:eastAsia="Manrope Medium" w:hAnsi="Manrope Medium" w:cs="Manrope Medium"/>
            <w:sz w:val="20"/>
            <w:szCs w:val="20"/>
          </w:rPr>
          <w:t xml:space="preserve">organização entre o grupo. </w:t>
        </w:r>
      </w:ins>
      <w:del w:id="374" w:author="Daniel Mendez" w:date="2023-03-25T02:07:00Z">
        <w:r>
          <w:rPr>
            <w:rFonts w:ascii="Manrope Medium" w:eastAsia="Manrope Medium" w:hAnsi="Manrope Medium" w:cs="Manrope Medium"/>
            <w:sz w:val="20"/>
            <w:szCs w:val="20"/>
          </w:rPr>
          <w:delText>entregar sua parte.</w:delText>
        </w:r>
      </w:del>
    </w:p>
    <w:p w14:paraId="6BD58316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sz w:val="8"/>
          <w:szCs w:val="8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 </w:t>
      </w:r>
    </w:p>
    <w:p w14:paraId="7912D0E9" w14:textId="77777777" w:rsidR="007C75A7" w:rsidRDefault="009664D2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color w:val="000000"/>
          <w:sz w:val="24"/>
          <w:szCs w:val="24"/>
        </w:rPr>
      </w:pPr>
      <w:r>
        <w:rPr>
          <w:rFonts w:ascii="Manrope Medium" w:eastAsia="Manrope Medium" w:hAnsi="Manrope Medium" w:cs="Manrope Medium"/>
          <w:color w:val="000000"/>
          <w:sz w:val="24"/>
          <w:szCs w:val="24"/>
        </w:rPr>
        <w:t>Características do Jogo</w:t>
      </w:r>
    </w:p>
    <w:p w14:paraId="61E574DA" w14:textId="77777777" w:rsidR="007C75A7" w:rsidRDefault="009664D2">
      <w:pPr>
        <w:spacing w:before="120" w:after="120" w:line="360" w:lineRule="auto"/>
        <w:ind w:left="2520"/>
        <w:jc w:val="both"/>
        <w:rPr>
          <w:rFonts w:ascii="Manrope" w:eastAsia="Manrope" w:hAnsi="Manrope" w:cs="Manrope"/>
          <w:color w:val="000000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O jogo "As aventuras de Fibrinha” é composto por três personagens: o Fibrinha, protagonista da história, que terá que lutar contra seus inimigos, o Cobrinho e o Choquinho. No jogo, o Fibrinha que será controlado pelo jogador, terá que enfrentar 2 níveis, um fácil e um difícil, nos quais, para vencer seus oponentes, terá que responder algumas perguntas relacionadas ao código de ética da empresa V.tal. </w:t>
      </w:r>
    </w:p>
    <w:p w14:paraId="3AC0B2ED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2520"/>
        <w:rPr>
          <w:rFonts w:ascii="Manrope Medium" w:eastAsia="Manrope Medium" w:hAnsi="Manrope Medium" w:cs="Manrope Medium"/>
          <w:color w:val="000000"/>
          <w:sz w:val="20"/>
          <w:szCs w:val="20"/>
        </w:rPr>
      </w:pPr>
      <w:bookmarkStart w:id="375" w:name="_heading=h.35nkun2" w:colFirst="0" w:colLast="0"/>
      <w:bookmarkEnd w:id="375"/>
    </w:p>
    <w:p w14:paraId="0D9CFEE0" w14:textId="77777777" w:rsidR="007C75A7" w:rsidRDefault="009664D2">
      <w:pPr>
        <w:keepNext/>
        <w:numPr>
          <w:ilvl w:val="2"/>
          <w:numId w:val="3"/>
        </w:numPr>
        <w:pBdr>
          <w:top w:val="nil"/>
          <w:left w:val="nil"/>
          <w:bottom w:val="single" w:sz="6" w:space="1" w:color="000000"/>
          <w:right w:val="nil"/>
          <w:between w:val="nil"/>
        </w:pBdr>
        <w:spacing w:before="240" w:after="120" w:line="360" w:lineRule="auto"/>
        <w:jc w:val="both"/>
        <w:rPr>
          <w:rFonts w:ascii="Manrope Medium" w:eastAsia="Manrope Medium" w:hAnsi="Manrope Medium" w:cs="Manrope Medium"/>
          <w:color w:val="000000"/>
        </w:rPr>
      </w:pPr>
      <w:r>
        <w:rPr>
          <w:rFonts w:ascii="Manrope Medium" w:eastAsia="Manrope Medium" w:hAnsi="Manrope Medium" w:cs="Manrope Medium"/>
          <w:color w:val="000000"/>
        </w:rPr>
        <w:t>Requisitos coletados na entrevista com o cliente</w:t>
      </w:r>
    </w:p>
    <w:p w14:paraId="5AEA8382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Para evitar possíveis problemas atrelados a diversidade, o jogo terá como seu protagonista (Fibrinha), antagonista (Cobrinho) e vilão secundário (Choquinho) figuras caricatas, afinal, ele tem como objetivo principal passar o conhecimento do código de ética de forma lúdica e divertida. </w:t>
      </w:r>
    </w:p>
    <w:p w14:paraId="71C3EB8A" w14:textId="671CC899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O </w:t>
      </w:r>
      <w:ins w:id="376" w:author="Daniel Mendez" w:date="2023-03-25T01:47:00Z">
        <w:r>
          <w:rPr>
            <w:rFonts w:ascii="Manrope" w:eastAsia="Manrope" w:hAnsi="Manrope" w:cs="Manrope"/>
            <w:sz w:val="20"/>
            <w:szCs w:val="20"/>
          </w:rPr>
          <w:t>público</w:t>
        </w:r>
        <w:r w:rsidR="2EC6FD84" w:rsidRPr="2EC6FD84">
          <w:rPr>
            <w:rFonts w:ascii="Manrope" w:eastAsia="Manrope" w:hAnsi="Manrope" w:cs="Manrope"/>
            <w:sz w:val="20"/>
            <w:szCs w:val="20"/>
          </w:rPr>
          <w:t>-</w:t>
        </w:r>
        <w:r>
          <w:rPr>
            <w:rFonts w:ascii="Manrope" w:eastAsia="Manrope" w:hAnsi="Manrope" w:cs="Manrope"/>
            <w:sz w:val="20"/>
            <w:szCs w:val="20"/>
          </w:rPr>
          <w:t>alvo</w:t>
        </w:r>
      </w:ins>
      <w:r>
        <w:rPr>
          <w:rFonts w:ascii="Manrope" w:eastAsia="Manrope" w:hAnsi="Manrope" w:cs="Manrope"/>
          <w:sz w:val="20"/>
          <w:szCs w:val="20"/>
        </w:rPr>
        <w:t xml:space="preserve"> do jogo são pessoas entre 25-40 anos de idade</w:t>
      </w:r>
      <w:ins w:id="377" w:author="MARCELO LUIZ DO AMARAL" w:date="2023-03-16T17:31:00Z">
        <w:r w:rsidR="001250E7">
          <w:rPr>
            <w:rFonts w:ascii="Manrope" w:eastAsia="Manrope" w:hAnsi="Manrope" w:cs="Manrope"/>
            <w:sz w:val="20"/>
            <w:szCs w:val="20"/>
          </w:rPr>
          <w:t>.</w:t>
        </w:r>
      </w:ins>
      <w:del w:id="378" w:author="MARCELO LUIZ DO AMARAL" w:date="2023-03-16T17:31:00Z">
        <w:r w:rsidDel="001250E7">
          <w:rPr>
            <w:rFonts w:ascii="Manrope" w:eastAsia="Manrope" w:hAnsi="Manrope" w:cs="Manrope"/>
            <w:sz w:val="20"/>
            <w:szCs w:val="20"/>
          </w:rPr>
          <w:delText>,</w:delText>
        </w:r>
      </w:del>
      <w:r>
        <w:rPr>
          <w:rFonts w:ascii="Manrope" w:eastAsia="Manrope" w:hAnsi="Manrope" w:cs="Manrope"/>
          <w:sz w:val="20"/>
          <w:szCs w:val="20"/>
        </w:rPr>
        <w:t xml:space="preserve"> </w:t>
      </w:r>
      <w:ins w:id="379" w:author="MARCELO LUIZ DO AMARAL" w:date="2023-03-16T17:31:00Z">
        <w:r w:rsidR="001250E7">
          <w:rPr>
            <w:rFonts w:ascii="Manrope" w:eastAsia="Manrope" w:hAnsi="Manrope" w:cs="Manrope"/>
            <w:sz w:val="20"/>
            <w:szCs w:val="20"/>
          </w:rPr>
          <w:t>T</w:t>
        </w:r>
      </w:ins>
      <w:del w:id="380" w:author="MARCELO LUIZ DO AMARAL" w:date="2023-03-16T17:31:00Z">
        <w:r w:rsidDel="001250E7">
          <w:rPr>
            <w:rFonts w:ascii="Manrope" w:eastAsia="Manrope" w:hAnsi="Manrope" w:cs="Manrope"/>
            <w:sz w:val="20"/>
            <w:szCs w:val="20"/>
          </w:rPr>
          <w:delText>t</w:delText>
        </w:r>
      </w:del>
      <w:r>
        <w:rPr>
          <w:rFonts w:ascii="Manrope" w:eastAsia="Manrope" w:hAnsi="Manrope" w:cs="Manrope"/>
          <w:sz w:val="20"/>
          <w:szCs w:val="20"/>
        </w:rPr>
        <w:t xml:space="preserve">ivemos o cuidado em não </w:t>
      </w:r>
      <w:proofErr w:type="gramStart"/>
      <w:r>
        <w:rPr>
          <w:rFonts w:ascii="Manrope" w:eastAsia="Manrope" w:hAnsi="Manrope" w:cs="Manrope"/>
          <w:sz w:val="20"/>
          <w:szCs w:val="20"/>
        </w:rPr>
        <w:t>deixá-lo</w:t>
      </w:r>
      <w:proofErr w:type="gramEnd"/>
      <w:r>
        <w:rPr>
          <w:rFonts w:ascii="Manrope" w:eastAsia="Manrope" w:hAnsi="Manrope" w:cs="Manrope"/>
          <w:sz w:val="20"/>
          <w:szCs w:val="20"/>
        </w:rPr>
        <w:t xml:space="preserve"> com </w:t>
      </w:r>
      <w:ins w:id="381" w:author="Daniel Mendez" w:date="2023-03-25T01:47:00Z">
        <w:r>
          <w:rPr>
            <w:rFonts w:ascii="Manrope" w:eastAsia="Manrope" w:hAnsi="Manrope" w:cs="Manrope"/>
            <w:sz w:val="20"/>
            <w:szCs w:val="20"/>
          </w:rPr>
          <w:t>aspectos i</w:t>
        </w:r>
        <w:r>
          <w:rPr>
            <w:rFonts w:ascii="Manrope" w:eastAsia="Manrope" w:hAnsi="Manrope" w:cs="Manrope"/>
            <w:sz w:val="20"/>
            <w:szCs w:val="20"/>
          </w:rPr>
          <w:t>n</w:t>
        </w:r>
        <w:r>
          <w:rPr>
            <w:rFonts w:ascii="Manrope" w:eastAsia="Manrope" w:hAnsi="Manrope" w:cs="Manrope"/>
            <w:sz w:val="20"/>
            <w:szCs w:val="20"/>
          </w:rPr>
          <w:t>fantis</w:t>
        </w:r>
      </w:ins>
      <w:r>
        <w:rPr>
          <w:rFonts w:ascii="Manrope" w:eastAsia="Manrope" w:hAnsi="Manrope" w:cs="Manrope"/>
          <w:sz w:val="20"/>
          <w:szCs w:val="20"/>
        </w:rPr>
        <w:t xml:space="preserve">, portanto, optamos pela didática de Q&amp;A. Como o player não terá muito tempo disponível para ficar no jogo, perguntas e respostas são a maneira mais rápida de interagir e testar o conhecimento do usuário. Ou ele acerta ou erra, ponto. </w:t>
      </w:r>
    </w:p>
    <w:p w14:paraId="042FFAC2" w14:textId="77777777" w:rsidR="007C75A7" w:rsidRDefault="009664D2">
      <w:pPr>
        <w:keepNext/>
        <w:numPr>
          <w:ilvl w:val="2"/>
          <w:numId w:val="3"/>
        </w:numPr>
        <w:pBdr>
          <w:top w:val="nil"/>
          <w:left w:val="nil"/>
          <w:bottom w:val="single" w:sz="6" w:space="1" w:color="000000"/>
          <w:right w:val="nil"/>
          <w:between w:val="nil"/>
        </w:pBdr>
        <w:spacing w:before="240" w:after="120" w:line="360" w:lineRule="auto"/>
        <w:jc w:val="both"/>
        <w:rPr>
          <w:rFonts w:ascii="Manrope Medium" w:eastAsia="Manrope Medium" w:hAnsi="Manrope Medium" w:cs="Manrope Medium"/>
          <w:color w:val="000000"/>
        </w:rPr>
      </w:pPr>
      <w:r>
        <w:rPr>
          <w:rFonts w:ascii="Manrope Medium" w:eastAsia="Manrope Medium" w:hAnsi="Manrope Medium" w:cs="Manrope Medium"/>
          <w:color w:val="000000"/>
        </w:rPr>
        <w:t>Persona</w:t>
      </w:r>
    </w:p>
    <w:p w14:paraId="3FB38E10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</w:p>
    <w:p w14:paraId="665DCE62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WILLIAM, 52 ANOS, CFO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7265B6AE" wp14:editId="431E18FD">
            <wp:simplePos x="0" y="0"/>
            <wp:positionH relativeFrom="column">
              <wp:posOffset>1609725</wp:posOffset>
            </wp:positionH>
            <wp:positionV relativeFrom="paragraph">
              <wp:posOffset>298323</wp:posOffset>
            </wp:positionV>
            <wp:extent cx="2389913" cy="1693192"/>
            <wp:effectExtent l="0" t="0" r="0" b="0"/>
            <wp:wrapSquare wrapText="bothSides" distT="114300" distB="114300" distL="114300" distR="11430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913" cy="1693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C365E3" w14:textId="65D0CD90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Com mais de 8 anos de casa, Will se concretizou como Diretor Financeiro da </w:t>
      </w:r>
      <w:proofErr w:type="spellStart"/>
      <w:r>
        <w:rPr>
          <w:rFonts w:ascii="Manrope" w:eastAsia="Manrope" w:hAnsi="Manrope" w:cs="Manrope"/>
          <w:sz w:val="20"/>
          <w:szCs w:val="20"/>
        </w:rPr>
        <w:t>Vtal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Por ser formado em engenharia mecatrônica, Will sempre foi apaixonado por máquinas. Ele nunca larga seu computador, principalmente o </w:t>
      </w:r>
      <w:del w:id="382" w:author="MARCELO LUIZ DO AMARAL" w:date="2023-03-16T17:31:00Z">
        <w:r w:rsidDel="001250E7">
          <w:rPr>
            <w:rFonts w:ascii="Manrope" w:eastAsia="Manrope" w:hAnsi="Manrope" w:cs="Manrope"/>
            <w:sz w:val="20"/>
            <w:szCs w:val="20"/>
          </w:rPr>
          <w:delText xml:space="preserve"> </w:delText>
        </w:r>
      </w:del>
      <w:r>
        <w:rPr>
          <w:rFonts w:ascii="Manrope" w:eastAsia="Manrope" w:hAnsi="Manrope" w:cs="Manrope"/>
          <w:sz w:val="20"/>
          <w:szCs w:val="20"/>
        </w:rPr>
        <w:t>da empresa. Will gosta de passar seu tempo livre com seu filho criando “</w:t>
      </w:r>
      <w:del w:id="383" w:author="MARCELO LUIZ DO AMARAL" w:date="2023-03-16T17:32:00Z">
        <w:r w:rsidDel="001250E7">
          <w:rPr>
            <w:rFonts w:ascii="Manrope" w:eastAsia="Manrope" w:hAnsi="Manrope" w:cs="Manrope"/>
            <w:sz w:val="20"/>
            <w:szCs w:val="20"/>
          </w:rPr>
          <w:delText>bujigangas</w:delText>
        </w:r>
      </w:del>
      <w:ins w:id="384" w:author="MARCELO LUIZ DO AMARAL" w:date="2023-03-16T17:32:00Z">
        <w:r w:rsidR="001250E7">
          <w:rPr>
            <w:rFonts w:ascii="Manrope" w:eastAsia="Manrope" w:hAnsi="Manrope" w:cs="Manrope"/>
            <w:sz w:val="20"/>
            <w:szCs w:val="20"/>
          </w:rPr>
          <w:t>bugigangas</w:t>
        </w:r>
      </w:ins>
      <w:r>
        <w:rPr>
          <w:rFonts w:ascii="Manrope" w:eastAsia="Manrope" w:hAnsi="Manrope" w:cs="Manrope"/>
          <w:sz w:val="20"/>
          <w:szCs w:val="20"/>
        </w:rPr>
        <w:t xml:space="preserve">”. </w:t>
      </w:r>
    </w:p>
    <w:p w14:paraId="5E287899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ANNA, 33 ANOS E DESIGNER</w:t>
      </w:r>
      <w:r>
        <w:rPr>
          <w:noProof/>
        </w:rPr>
        <w:drawing>
          <wp:anchor distT="114300" distB="114300" distL="114300" distR="114300" simplePos="0" relativeHeight="251658241" behindDoc="0" locked="0" layoutInCell="1" hidden="0" allowOverlap="1" wp14:anchorId="74B16B69" wp14:editId="5572A29D">
            <wp:simplePos x="0" y="0"/>
            <wp:positionH relativeFrom="column">
              <wp:posOffset>1619250</wp:posOffset>
            </wp:positionH>
            <wp:positionV relativeFrom="paragraph">
              <wp:posOffset>342900</wp:posOffset>
            </wp:positionV>
            <wp:extent cx="2367784" cy="1695450"/>
            <wp:effectExtent l="0" t="0" r="0" b="0"/>
            <wp:wrapSquare wrapText="bothSides" distT="114300" distB="114300" distL="114300" distR="11430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7784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A77C31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Anna é a responsável pelos designs de campanha que a V.tal faz internamente a seus colaboradores. Anna adora gatos e é uma pessoa extremamente criativa. Anna adora passar suas noites com </w:t>
      </w:r>
      <w:proofErr w:type="gramStart"/>
      <w:r>
        <w:rPr>
          <w:rFonts w:ascii="Manrope" w:eastAsia="Manrope" w:hAnsi="Manrope" w:cs="Manrope"/>
          <w:sz w:val="20"/>
          <w:szCs w:val="20"/>
        </w:rPr>
        <w:t>a galera</w:t>
      </w:r>
      <w:proofErr w:type="gramEnd"/>
      <w:r>
        <w:rPr>
          <w:rFonts w:ascii="Manrope" w:eastAsia="Manrope" w:hAnsi="Manrope" w:cs="Manrope"/>
          <w:sz w:val="20"/>
          <w:szCs w:val="20"/>
        </w:rPr>
        <w:t xml:space="preserve"> do </w:t>
      </w:r>
      <w:proofErr w:type="spellStart"/>
      <w:r>
        <w:rPr>
          <w:rFonts w:ascii="Manrope" w:eastAsia="Manrope" w:hAnsi="Manrope" w:cs="Manrope"/>
          <w:sz w:val="20"/>
          <w:szCs w:val="20"/>
        </w:rPr>
        <w:t>Discord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jogando </w:t>
      </w:r>
      <w:proofErr w:type="spellStart"/>
      <w:r>
        <w:rPr>
          <w:rFonts w:ascii="Manrope" w:eastAsia="Manrope" w:hAnsi="Manrope" w:cs="Manrope"/>
          <w:sz w:val="20"/>
          <w:szCs w:val="20"/>
        </w:rPr>
        <w:t>Fortnite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</w:t>
      </w:r>
    </w:p>
    <w:p w14:paraId="2154523F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 JORGE, 36 ANOS E </w:t>
      </w:r>
      <w:proofErr w:type="gramStart"/>
      <w:r>
        <w:rPr>
          <w:rFonts w:ascii="Manrope" w:eastAsia="Manrope" w:hAnsi="Manrope" w:cs="Manrope"/>
          <w:sz w:val="20"/>
          <w:szCs w:val="20"/>
        </w:rPr>
        <w:t>A.TÉCNICO</w:t>
      </w:r>
      <w:proofErr w:type="gramEnd"/>
      <w:r>
        <w:rPr>
          <w:noProof/>
        </w:rPr>
        <w:drawing>
          <wp:anchor distT="114300" distB="114300" distL="114300" distR="114300" simplePos="0" relativeHeight="251658242" behindDoc="0" locked="0" layoutInCell="1" hidden="0" allowOverlap="1" wp14:anchorId="29D54A76" wp14:editId="76965A25">
            <wp:simplePos x="0" y="0"/>
            <wp:positionH relativeFrom="column">
              <wp:posOffset>1628775</wp:posOffset>
            </wp:positionH>
            <wp:positionV relativeFrom="paragraph">
              <wp:posOffset>304800</wp:posOffset>
            </wp:positionV>
            <wp:extent cx="2512534" cy="1695450"/>
            <wp:effectExtent l="0" t="0" r="0" b="0"/>
            <wp:wrapSquare wrapText="bothSides" distT="114300" distB="114300" distL="114300" distR="11430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534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E40AB0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Jorge está a 1 ano na V.tal e trabalha com instalação das fibras ópticas e suporte técnico. Jorge adora jogar bola e é bem solidário. Por isso, Jorge, quer indicar seu irmão, Caio, para trabalhar com ele.</w:t>
      </w:r>
      <w:del w:id="385" w:author="MARCELO LUIZ DO AMARAL" w:date="2023-03-16T17:32:00Z">
        <w:r w:rsidDel="001250E7">
          <w:rPr>
            <w:rFonts w:ascii="Manrope" w:eastAsia="Manrope" w:hAnsi="Manrope" w:cs="Manrope"/>
            <w:color w:val="FFFFFF"/>
            <w:sz w:val="20"/>
            <w:szCs w:val="20"/>
          </w:rPr>
          <w:delText>.</w:delText>
        </w:r>
      </w:del>
    </w:p>
    <w:p w14:paraId="597AC692" w14:textId="77777777" w:rsidR="007C75A7" w:rsidRDefault="009664D2">
      <w:pPr>
        <w:keepNext/>
        <w:numPr>
          <w:ilvl w:val="2"/>
          <w:numId w:val="3"/>
        </w:numPr>
        <w:pBdr>
          <w:bottom w:val="single" w:sz="6" w:space="1" w:color="000000"/>
        </w:pBdr>
        <w:spacing w:before="240" w:after="120" w:line="360" w:lineRule="auto"/>
        <w:jc w:val="both"/>
        <w:rPr>
          <w:rFonts w:ascii="Manrope Medium" w:eastAsia="Manrope Medium" w:hAnsi="Manrope Medium" w:cs="Manrope Medium"/>
        </w:rPr>
      </w:pPr>
      <w:r>
        <w:rPr>
          <w:rFonts w:ascii="Manrope Medium" w:eastAsia="Manrope Medium" w:hAnsi="Manrope Medium" w:cs="Manrope Medium"/>
        </w:rPr>
        <w:t>Gênero do Jogo</w:t>
      </w:r>
    </w:p>
    <w:p w14:paraId="5620B790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bookmarkStart w:id="386" w:name="_heading=h.tc9yaet316xe" w:colFirst="0" w:colLast="0"/>
      <w:bookmarkEnd w:id="386"/>
      <w:r>
        <w:rPr>
          <w:rFonts w:ascii="Manrope" w:eastAsia="Manrope" w:hAnsi="Manrope" w:cs="Manrope"/>
          <w:sz w:val="20"/>
          <w:szCs w:val="20"/>
        </w:rPr>
        <w:t xml:space="preserve">Seguindo a norma de categorização de jogos normalmente usada, a qual os classifica a partir de três características: produção, estilo e jogabilidade. O jogo “As aventuras de Fibrinha”, pode ser classificado como: em produção, educacional independente; em estilo </w:t>
      </w:r>
      <w:proofErr w:type="spellStart"/>
      <w:r>
        <w:rPr>
          <w:rFonts w:ascii="Manrope" w:eastAsia="Manrope" w:hAnsi="Manrope" w:cs="Manrope"/>
          <w:sz w:val="20"/>
          <w:szCs w:val="20"/>
        </w:rPr>
        <w:t>adventure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atrelado em árvores de diálogo e quiz. (baseado principalmente na resolução de problemas que envolvam situações reais que são respondidas por meio do conhecimento do código de ética e valores da V.tal); e em jogabilidade, o jogo se desenvolve em uma plataforma 2D com interações no ambiente em que se passa.</w:t>
      </w:r>
    </w:p>
    <w:p w14:paraId="402EF810" w14:textId="77777777" w:rsidR="007C75A7" w:rsidRDefault="009664D2">
      <w:pPr>
        <w:keepNext/>
        <w:numPr>
          <w:ilvl w:val="2"/>
          <w:numId w:val="3"/>
        </w:numPr>
        <w:pBdr>
          <w:top w:val="nil"/>
          <w:left w:val="nil"/>
          <w:bottom w:val="single" w:sz="6" w:space="1" w:color="000000"/>
          <w:right w:val="nil"/>
          <w:between w:val="nil"/>
        </w:pBdr>
        <w:spacing w:before="240" w:after="120" w:line="360" w:lineRule="auto"/>
        <w:jc w:val="both"/>
        <w:rPr>
          <w:rFonts w:ascii="Manrope Medium" w:eastAsia="Manrope Medium" w:hAnsi="Manrope Medium" w:cs="Manrope Medium"/>
          <w:color w:val="000000"/>
        </w:rPr>
      </w:pPr>
      <w:r>
        <w:rPr>
          <w:rFonts w:ascii="Manrope Medium" w:eastAsia="Manrope Medium" w:hAnsi="Manrope Medium" w:cs="Manrope Medium"/>
          <w:color w:val="000000"/>
        </w:rPr>
        <w:t>Mecânica</w:t>
      </w:r>
    </w:p>
    <w:p w14:paraId="64EF551A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 Medium" w:eastAsia="Manrope Medium" w:hAnsi="Manrope Medium" w:cs="Manrope Medium"/>
          <w:sz w:val="20"/>
          <w:szCs w:val="20"/>
        </w:rPr>
        <w:pPrChange w:id="387" w:author="MARCELO LUIZ DO AMARAL" w:date="2023-03-16T17:33:00Z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after="120" w:line="360" w:lineRule="auto"/>
            <w:jc w:val="both"/>
          </w:pPr>
        </w:pPrChange>
      </w:pPr>
      <w:del w:id="388" w:author="MARCELO LUIZ DO AMARAL" w:date="2023-03-16T17:33:00Z">
        <w:r w:rsidDel="001250E7">
          <w:rPr>
            <w:rFonts w:ascii="Manrope Medium" w:eastAsia="Manrope Medium" w:hAnsi="Manrope Medium" w:cs="Manrope Medium"/>
            <w:sz w:val="20"/>
            <w:szCs w:val="20"/>
          </w:rPr>
          <w:tab/>
        </w:r>
      </w:del>
      <w:r w:rsidRPr="001250E7">
        <w:rPr>
          <w:rFonts w:ascii="Manrope" w:eastAsia="Manrope" w:hAnsi="Manrope" w:cs="Manrope"/>
          <w:sz w:val="20"/>
          <w:szCs w:val="20"/>
          <w:rPrChange w:id="389" w:author="MARCELO LUIZ DO AMARAL" w:date="2023-03-16T17:33:00Z">
            <w:rPr>
              <w:rFonts w:ascii="Manrope Medium" w:eastAsia="Manrope Medium" w:hAnsi="Manrope Medium" w:cs="Manrope Medium"/>
              <w:sz w:val="20"/>
              <w:szCs w:val="20"/>
            </w:rPr>
          </w:rPrChange>
        </w:rPr>
        <w:t>As aventuras de Fibrinha é um jogo 2D adaptado ao nosso tema com mudanças originais. O sistema de combate é estruturado no estilo "Pokémon ", o qual o jogador deverá responder corretamente perguntas feitas pelos inimigos Choquinho e Cobrinho. Ao responder corretamente, uma quantia de dano é desferida ao inimigo e, ao responder incorretamente, o player perde uma vida. O player possui 4 vidas no total e a cada combate sua vida restaura. O Choquinho desfere 1 de dano e a dificuldade de suas perguntas são fáceis/médias. Já o Cobrinho desfere 2 de dano e suas perguntas são médias/difíceis.</w:t>
      </w:r>
    </w:p>
    <w:p w14:paraId="4CA0B7BD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4CB599B6" w14:textId="77777777" w:rsidR="007C75A7" w:rsidRDefault="007C75A7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  <w:bookmarkStart w:id="390" w:name="_heading=h.44sinio" w:colFirst="0" w:colLast="0"/>
      <w:bookmarkEnd w:id="390"/>
    </w:p>
    <w:p w14:paraId="6DD6C2F7" w14:textId="77777777" w:rsidR="007C75A7" w:rsidRDefault="009664D2">
      <w:pPr>
        <w:keepNext/>
        <w:numPr>
          <w:ilvl w:val="2"/>
          <w:numId w:val="3"/>
        </w:numPr>
        <w:pBdr>
          <w:top w:val="nil"/>
          <w:left w:val="nil"/>
          <w:bottom w:val="single" w:sz="6" w:space="1" w:color="000000"/>
          <w:right w:val="nil"/>
          <w:between w:val="nil"/>
        </w:pBdr>
        <w:spacing w:before="240" w:after="120" w:line="360" w:lineRule="auto"/>
        <w:jc w:val="both"/>
        <w:rPr>
          <w:rFonts w:ascii="Manrope Medium" w:eastAsia="Manrope Medium" w:hAnsi="Manrope Medium" w:cs="Manrope Medium"/>
          <w:color w:val="000000"/>
        </w:rPr>
      </w:pPr>
      <w:r>
        <w:rPr>
          <w:rFonts w:ascii="Manrope Medium" w:eastAsia="Manrope Medium" w:hAnsi="Manrope Medium" w:cs="Manrope Medium"/>
        </w:rPr>
        <w:t xml:space="preserve">Dinâmica </w:t>
      </w:r>
    </w:p>
    <w:p w14:paraId="6302747D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A dinâmica do jogo é simples. Na primeira etapa do jogo, o jogador poderá movimentar o personagem pelo mapa até o lugar indicado; já durante as batalhas, a única jogabilidade acessível para o usuário é clicar nos botões que aparecerão na tela com as respostas para a pergunta do </w:t>
      </w:r>
      <w:r w:rsidRPr="001250E7">
        <w:rPr>
          <w:rFonts w:ascii="Manrope" w:eastAsia="Manrope" w:hAnsi="Manrope" w:cs="Manrope"/>
          <w:i/>
          <w:iCs/>
          <w:sz w:val="20"/>
          <w:szCs w:val="20"/>
          <w:rPrChange w:id="391" w:author="MARCELO LUIZ DO AMARAL" w:date="2023-03-16T17:34:00Z">
            <w:rPr>
              <w:rFonts w:ascii="Manrope" w:eastAsia="Manrope" w:hAnsi="Manrope" w:cs="Manrope"/>
              <w:sz w:val="20"/>
              <w:szCs w:val="20"/>
            </w:rPr>
          </w:rPrChange>
        </w:rPr>
        <w:t>boss</w:t>
      </w:r>
      <w:r>
        <w:rPr>
          <w:rFonts w:ascii="Manrope" w:eastAsia="Manrope" w:hAnsi="Manrope" w:cs="Manrope"/>
          <w:sz w:val="20"/>
          <w:szCs w:val="20"/>
        </w:rPr>
        <w:t xml:space="preserve">. Além disso, há também algumas </w:t>
      </w:r>
      <w:proofErr w:type="spellStart"/>
      <w:r>
        <w:rPr>
          <w:rFonts w:ascii="Manrope" w:eastAsia="Manrope" w:hAnsi="Manrope" w:cs="Manrope"/>
          <w:i/>
          <w:sz w:val="20"/>
          <w:szCs w:val="20"/>
        </w:rPr>
        <w:t>cutscenes</w:t>
      </w:r>
      <w:proofErr w:type="spellEnd"/>
      <w:r>
        <w:rPr>
          <w:rFonts w:ascii="Manrope" w:eastAsia="Manrope" w:hAnsi="Manrope" w:cs="Manrope"/>
          <w:i/>
          <w:sz w:val="20"/>
          <w:szCs w:val="20"/>
        </w:rPr>
        <w:t xml:space="preserve"> </w:t>
      </w:r>
      <w:r>
        <w:rPr>
          <w:rFonts w:ascii="Manrope" w:eastAsia="Manrope" w:hAnsi="Manrope" w:cs="Manrope"/>
          <w:sz w:val="20"/>
          <w:szCs w:val="20"/>
        </w:rPr>
        <w:t>presentes para melhor entendimento e desenvolvimento do enredo, as quais o jogador não terá controle algum.</w:t>
      </w:r>
    </w:p>
    <w:p w14:paraId="703BDBDD" w14:textId="77777777" w:rsidR="007C75A7" w:rsidRDefault="009664D2">
      <w:pPr>
        <w:keepNext/>
        <w:numPr>
          <w:ilvl w:val="2"/>
          <w:numId w:val="3"/>
        </w:numPr>
        <w:pBdr>
          <w:top w:val="nil"/>
          <w:left w:val="nil"/>
          <w:bottom w:val="single" w:sz="6" w:space="1" w:color="000000"/>
          <w:right w:val="nil"/>
          <w:between w:val="nil"/>
        </w:pBdr>
        <w:spacing w:before="240" w:after="120" w:line="360" w:lineRule="auto"/>
        <w:jc w:val="both"/>
        <w:rPr>
          <w:rFonts w:ascii="Manrope Medium" w:eastAsia="Manrope Medium" w:hAnsi="Manrope Medium" w:cs="Manrope Medium"/>
          <w:color w:val="000000"/>
        </w:rPr>
      </w:pPr>
      <w:bookmarkStart w:id="392" w:name="_heading=h.2jxsxqh" w:colFirst="0" w:colLast="0"/>
      <w:bookmarkEnd w:id="392"/>
      <w:r>
        <w:rPr>
          <w:rFonts w:ascii="Manrope Medium" w:eastAsia="Manrope Medium" w:hAnsi="Manrope Medium" w:cs="Manrope Medium"/>
        </w:rPr>
        <w:t xml:space="preserve">Estética </w:t>
      </w:r>
    </w:p>
    <w:p w14:paraId="436EA22C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O termo estética engloba diversos fatores dentro de um jogo, pois é presente em toda sua composição. Paletas cromáticas, design do cenário, designs dos personagens, design dos menus e tipografia são exemplos presentes na estética de um jogo. </w:t>
      </w:r>
    </w:p>
    <w:p w14:paraId="0650599D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“Nas Aventuras de Fibrinha”, nos atentamos sobre as propriedades das cores: matiz, saturação e luminosidade, pois através delas conseguimos entender a sua relação com o contraste. Isso é essencial para o desenvolvimento de qualquer jogo, já que buscamos levar uma clareza de cenário para que o player consiga distinguir o que faz parte do primeiro plano e o que não faz. </w:t>
      </w:r>
    </w:p>
    <w:p w14:paraId="538A9787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Temos como principal três etapas onde o jogo passará: pátio de fora do prédio da V.tal, dentro do elevador do prédio e o último andar. </w:t>
      </w:r>
    </w:p>
    <w:p w14:paraId="06E3F86D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Vale lembrar que o jogo tem o seu start com uma tela que mostra o pátio de fora do prédio à noite, porém depois o jogador irá interagir com o espaço quando estiver de dia. Isto ocorre, pois quando o Fibrinha sofre a queda, ele fica desmaiado e o </w:t>
      </w:r>
      <w:proofErr w:type="spellStart"/>
      <w:r>
        <w:rPr>
          <w:rFonts w:ascii="Manrope" w:eastAsia="Manrope" w:hAnsi="Manrope" w:cs="Manrope"/>
          <w:sz w:val="20"/>
          <w:szCs w:val="20"/>
        </w:rPr>
        <w:t>Wif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narrador e seu amigo, irá acordá-lo e explicar que deve voltar ao prédio e lidar com Cobrinho e Choquinho. </w:t>
      </w:r>
    </w:p>
    <w:p w14:paraId="72BE3407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Cada cenário possui sua própria paleta de cores, porém todas devem harmonizar com o Fibrinha, pois ele será o único personagem que estará presente em todas. </w:t>
      </w:r>
    </w:p>
    <w:p w14:paraId="05DEE6DC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Dito isto, vamos nos aprofundar um pouco mais em cada cenário. </w:t>
      </w:r>
    </w:p>
    <w:p w14:paraId="534B3234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Pátio do Prédio V.tal: O prédio se localiza em um ambiente urbano, contendo carros, postes e outras construções. Porém, também possui uma área arborizada, um tipo de praça, contendo árvores e pasto. Sua paleta de cores, será: verde, cinza, azul, preto, talvez um marrom/alaranjado. </w:t>
      </w:r>
    </w:p>
    <w:p w14:paraId="06D1DC25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Elevador dentro do prédio: cenário de elevador, com vidro que terá um tom pastel, que se enquadre com os tons da </w:t>
      </w:r>
      <w:proofErr w:type="spellStart"/>
      <w:proofErr w:type="gramStart"/>
      <w:r>
        <w:rPr>
          <w:rFonts w:ascii="Manrope" w:eastAsia="Manrope" w:hAnsi="Manrope" w:cs="Manrope"/>
          <w:sz w:val="20"/>
          <w:szCs w:val="20"/>
        </w:rPr>
        <w:t>V.tial</w:t>
      </w:r>
      <w:proofErr w:type="spellEnd"/>
      <w:proofErr w:type="gramEnd"/>
      <w:r>
        <w:rPr>
          <w:rFonts w:ascii="Manrope" w:eastAsia="Manrope" w:hAnsi="Manrope" w:cs="Manrope"/>
          <w:sz w:val="20"/>
          <w:szCs w:val="20"/>
        </w:rPr>
        <w:t xml:space="preserve"> e que contraste com o Fibrinha (cinza e azul claro) e Choquinho (amarelo). </w:t>
      </w:r>
    </w:p>
    <w:p w14:paraId="3BF73675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Último andar do prédio V.tal: Assim como o elevador, a sala terá um tom pastel, uma janela quebrada, uma mesa (marrom), cadeiras, uma planta e quadro. </w:t>
      </w:r>
    </w:p>
    <w:p w14:paraId="15F0F721" w14:textId="77777777" w:rsidR="007C75A7" w:rsidRDefault="009664D2">
      <w:pPr>
        <w:pStyle w:val="Title"/>
        <w:numPr>
          <w:ilvl w:val="0"/>
          <w:numId w:val="3"/>
        </w:numPr>
      </w:pPr>
      <w:bookmarkStart w:id="393" w:name="_heading=h.3j2qqm3" w:colFirst="0" w:colLast="0"/>
      <w:bookmarkEnd w:id="393"/>
      <w:r>
        <w:t>Roteiro</w:t>
      </w:r>
    </w:p>
    <w:p w14:paraId="5845718C" w14:textId="77777777" w:rsidR="007C75A7" w:rsidRDefault="007C75A7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color w:val="000000"/>
          <w:sz w:val="8"/>
          <w:szCs w:val="8"/>
        </w:rPr>
      </w:pPr>
      <w:bookmarkStart w:id="394" w:name="_heading=h.1y810tw" w:colFirst="0" w:colLast="0"/>
      <w:bookmarkEnd w:id="394"/>
    </w:p>
    <w:p w14:paraId="7B21E96A" w14:textId="77777777" w:rsidR="007C75A7" w:rsidRDefault="009664D2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color w:val="000000"/>
          <w:sz w:val="24"/>
          <w:szCs w:val="24"/>
        </w:rPr>
      </w:pPr>
      <w:r>
        <w:rPr>
          <w:rFonts w:ascii="Manrope Medium" w:eastAsia="Manrope Medium" w:hAnsi="Manrope Medium" w:cs="Manrope Medium"/>
          <w:color w:val="000000"/>
          <w:sz w:val="24"/>
          <w:szCs w:val="24"/>
        </w:rPr>
        <w:t>História do Jogo</w:t>
      </w:r>
    </w:p>
    <w:p w14:paraId="5F047461" w14:textId="77777777" w:rsidR="007C75A7" w:rsidRDefault="009664D2">
      <w:pPr>
        <w:spacing w:line="360" w:lineRule="auto"/>
        <w:ind w:left="2551"/>
        <w:jc w:val="both"/>
        <w:rPr>
          <w:rFonts w:ascii="Manrope" w:eastAsia="Manrope" w:hAnsi="Manrope" w:cs="Manrope"/>
          <w:b/>
          <w:sz w:val="20"/>
          <w:szCs w:val="20"/>
          <w:highlight w:val="white"/>
        </w:rPr>
      </w:pPr>
      <w:r>
        <w:rPr>
          <w:rFonts w:ascii="Manrope" w:eastAsia="Manrope" w:hAnsi="Manrope" w:cs="Manrope"/>
          <w:b/>
          <w:sz w:val="20"/>
          <w:szCs w:val="20"/>
        </w:rPr>
        <w:t>Premissa:</w:t>
      </w:r>
    </w:p>
    <w:p w14:paraId="48F1843B" w14:textId="4F01E1FE" w:rsidR="007C75A7" w:rsidRDefault="009664D2">
      <w:pPr>
        <w:spacing w:line="360" w:lineRule="auto"/>
        <w:ind w:left="2551"/>
        <w:jc w:val="both"/>
        <w:rPr>
          <w:rFonts w:ascii="Manrope" w:eastAsia="Manrope" w:hAnsi="Manrope" w:cs="Manrope"/>
          <w:sz w:val="20"/>
          <w:szCs w:val="20"/>
          <w:highlight w:val="white"/>
        </w:rPr>
      </w:pPr>
      <w:r>
        <w:rPr>
          <w:rFonts w:ascii="Manrope" w:eastAsia="Manrope" w:hAnsi="Manrope" w:cs="Manrope"/>
          <w:sz w:val="20"/>
          <w:szCs w:val="20"/>
          <w:highlight w:val="white"/>
        </w:rPr>
        <w:t xml:space="preserve">A história principal do jogo é mostrar o herói "Fibrinha" (personagem principal), que entrará em </w:t>
      </w:r>
      <w:del w:id="395" w:author="MARCELO LUIZ DO AMARAL" w:date="2023-03-16T17:35:00Z">
        <w:r w:rsidDel="001250E7">
          <w:rPr>
            <w:rFonts w:ascii="Manrope" w:eastAsia="Manrope" w:hAnsi="Manrope" w:cs="Manrope"/>
            <w:sz w:val="20"/>
            <w:szCs w:val="20"/>
            <w:highlight w:val="white"/>
          </w:rPr>
          <w:delText xml:space="preserve"> </w:delText>
        </w:r>
      </w:del>
      <w:r>
        <w:rPr>
          <w:rFonts w:ascii="Manrope" w:eastAsia="Manrope" w:hAnsi="Manrope" w:cs="Manrope"/>
          <w:sz w:val="20"/>
          <w:szCs w:val="20"/>
          <w:highlight w:val="white"/>
        </w:rPr>
        <w:t xml:space="preserve">"batalhas </w:t>
      </w:r>
      <w:del w:id="396" w:author="MARCELO LUIZ DO AMARAL" w:date="2023-03-16T17:36:00Z">
        <w:r w:rsidDel="001250E7">
          <w:rPr>
            <w:rFonts w:ascii="Manrope" w:eastAsia="Manrope" w:hAnsi="Manrope" w:cs="Manrope"/>
            <w:sz w:val="20"/>
            <w:szCs w:val="20"/>
            <w:highlight w:val="white"/>
          </w:rPr>
          <w:delText xml:space="preserve">pve </w:delText>
        </w:r>
      </w:del>
      <w:ins w:id="397" w:author="MARCELO LUIZ DO AMARAL" w:date="2023-03-16T17:36:00Z">
        <w:del w:id="398" w:author="victor oliveira" w:date="2023-03-21T15:30:00Z">
          <w:r w:rsidR="001250E7" w:rsidDel="0066190D">
            <w:rPr>
              <w:rFonts w:ascii="Manrope" w:eastAsia="Manrope" w:hAnsi="Manrope" w:cs="Manrope"/>
              <w:sz w:val="20"/>
              <w:szCs w:val="20"/>
              <w:highlight w:val="white"/>
            </w:rPr>
            <w:delText xml:space="preserve">PvE </w:delText>
          </w:r>
        </w:del>
      </w:ins>
      <w:r>
        <w:rPr>
          <w:rFonts w:ascii="Manrope" w:eastAsia="Manrope" w:hAnsi="Manrope" w:cs="Manrope"/>
          <w:sz w:val="20"/>
          <w:szCs w:val="20"/>
          <w:highlight w:val="white"/>
        </w:rPr>
        <w:t>de perguntas" para completar os objetivos</w:t>
      </w:r>
      <w:ins w:id="399" w:author="victor oliveira" w:date="2023-03-21T15:31:00Z">
        <w:r w:rsidR="0066190D">
          <w:rPr>
            <w:rFonts w:ascii="Manrope" w:eastAsia="Manrope" w:hAnsi="Manrope" w:cs="Manrope"/>
            <w:sz w:val="20"/>
            <w:szCs w:val="20"/>
            <w:highlight w:val="white"/>
          </w:rPr>
          <w:t xml:space="preserve"> o jogador deve</w:t>
        </w:r>
      </w:ins>
      <w:del w:id="400" w:author="victor oliveira" w:date="2023-03-21T15:31:00Z">
        <w:r w:rsidDel="0066190D">
          <w:rPr>
            <w:rFonts w:ascii="Manrope" w:eastAsia="Manrope" w:hAnsi="Manrope" w:cs="Manrope"/>
            <w:sz w:val="20"/>
            <w:szCs w:val="20"/>
            <w:highlight w:val="white"/>
          </w:rPr>
          <w:delText>,</w:delText>
        </w:r>
      </w:del>
      <w:r>
        <w:rPr>
          <w:rFonts w:ascii="Manrope" w:eastAsia="Manrope" w:hAnsi="Manrope" w:cs="Manrope"/>
          <w:sz w:val="20"/>
          <w:szCs w:val="20"/>
          <w:highlight w:val="white"/>
        </w:rPr>
        <w:t xml:space="preserve"> derrotar "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Cobrinho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" e "Choquinho"</w:t>
      </w:r>
      <w:ins w:id="401" w:author="victor oliveira" w:date="2023-03-21T15:31:00Z">
        <w:r w:rsidR="0066190D">
          <w:rPr>
            <w:rFonts w:ascii="Manrope" w:eastAsia="Manrope" w:hAnsi="Manrope" w:cs="Manrope"/>
            <w:sz w:val="20"/>
            <w:szCs w:val="20"/>
            <w:highlight w:val="white"/>
          </w:rPr>
          <w:t xml:space="preserve"> para </w:t>
        </w:r>
      </w:ins>
      <w:del w:id="402" w:author="MARCELO LUIZ DO AMARAL" w:date="2023-03-16T17:35:00Z">
        <w:r w:rsidDel="001250E7">
          <w:rPr>
            <w:rFonts w:ascii="Manrope" w:eastAsia="Manrope" w:hAnsi="Manrope" w:cs="Manrope"/>
            <w:sz w:val="20"/>
            <w:szCs w:val="20"/>
            <w:highlight w:val="white"/>
          </w:rPr>
          <w:delText xml:space="preserve"> </w:delText>
        </w:r>
      </w:del>
      <w:ins w:id="403" w:author="victor oliveira" w:date="2023-03-21T15:31:00Z">
        <w:r w:rsidR="0066190D">
          <w:rPr>
            <w:rFonts w:ascii="Manrope" w:eastAsia="Manrope" w:hAnsi="Manrope" w:cs="Manrope"/>
            <w:sz w:val="20"/>
            <w:szCs w:val="20"/>
            <w:highlight w:val="white"/>
          </w:rPr>
          <w:t xml:space="preserve"> </w:t>
        </w:r>
      </w:ins>
      <w:del w:id="404" w:author="victor oliveira" w:date="2023-03-21T15:31:00Z">
        <w:r w:rsidDel="0066190D">
          <w:rPr>
            <w:rFonts w:ascii="Manrope" w:eastAsia="Manrope" w:hAnsi="Manrope" w:cs="Manrope"/>
            <w:sz w:val="20"/>
            <w:szCs w:val="20"/>
            <w:highlight w:val="white"/>
          </w:rPr>
          <w:delText xml:space="preserve">, consequentemente, </w:delText>
        </w:r>
      </w:del>
      <w:r>
        <w:rPr>
          <w:rFonts w:ascii="Manrope" w:eastAsia="Manrope" w:hAnsi="Manrope" w:cs="Manrope"/>
          <w:sz w:val="20"/>
          <w:szCs w:val="20"/>
          <w:highlight w:val="white"/>
        </w:rPr>
        <w:t xml:space="preserve">vencer o jogo. Para fazer isso, "fibrinha" terá que aprender, juntamente com o jogador, sobre o código de ética e valores da empresa </w:t>
      </w:r>
      <w:proofErr w:type="spellStart"/>
      <w:r>
        <w:rPr>
          <w:rFonts w:ascii="Manrope" w:eastAsia="Manrope" w:hAnsi="Manrope" w:cs="Manrope"/>
          <w:sz w:val="20"/>
          <w:szCs w:val="20"/>
          <w:highlight w:val="white"/>
        </w:rPr>
        <w:t>Vtal</w:t>
      </w:r>
      <w:proofErr w:type="spellEnd"/>
      <w:r>
        <w:rPr>
          <w:rFonts w:ascii="Manrope" w:eastAsia="Manrope" w:hAnsi="Manrope" w:cs="Manrope"/>
          <w:sz w:val="20"/>
          <w:szCs w:val="20"/>
          <w:highlight w:val="white"/>
        </w:rPr>
        <w:t>. Caso suas escolhas sejam equivocadas, "fibrinha" irá sofrer as consequências e infelizmente não conseguirá completar seu propósito de derrotar os seus inimigos corruptos.</w:t>
      </w:r>
    </w:p>
    <w:p w14:paraId="746AA0D9" w14:textId="77777777" w:rsidR="007C75A7" w:rsidRDefault="007C75A7">
      <w:pPr>
        <w:spacing w:line="360" w:lineRule="auto"/>
        <w:ind w:left="2551"/>
        <w:jc w:val="both"/>
        <w:rPr>
          <w:rFonts w:ascii="Manrope" w:eastAsia="Manrope" w:hAnsi="Manrope" w:cs="Manrope"/>
          <w:sz w:val="20"/>
          <w:szCs w:val="20"/>
          <w:highlight w:val="white"/>
        </w:rPr>
      </w:pPr>
    </w:p>
    <w:p w14:paraId="39A9A7BC" w14:textId="77777777" w:rsidR="007C75A7" w:rsidRDefault="009664D2">
      <w:pPr>
        <w:spacing w:line="360" w:lineRule="auto"/>
        <w:ind w:left="2551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>Objetivo do jogo:</w:t>
      </w:r>
    </w:p>
    <w:p w14:paraId="3C94975C" w14:textId="01194FF2" w:rsidR="007C75A7" w:rsidRDefault="009664D2">
      <w:pPr>
        <w:spacing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O objetivo do jogo é ilustrar as diretrizes da empresa </w:t>
      </w:r>
      <w:proofErr w:type="gramStart"/>
      <w:r>
        <w:rPr>
          <w:rFonts w:ascii="Manrope" w:eastAsia="Manrope" w:hAnsi="Manrope" w:cs="Manrope"/>
          <w:sz w:val="20"/>
          <w:szCs w:val="20"/>
        </w:rPr>
        <w:t>V.Tal</w:t>
      </w:r>
      <w:proofErr w:type="gramEnd"/>
      <w:r>
        <w:rPr>
          <w:rFonts w:ascii="Manrope" w:eastAsia="Manrope" w:hAnsi="Manrope" w:cs="Manrope"/>
          <w:sz w:val="20"/>
          <w:szCs w:val="20"/>
        </w:rPr>
        <w:t xml:space="preserve"> e deixar claro para os executivos e administradores (nosso </w:t>
      </w:r>
      <w:ins w:id="405" w:author="Daniel Mendez" w:date="2023-03-25T02:17:00Z">
        <w:r>
          <w:rPr>
            <w:rFonts w:ascii="Manrope" w:eastAsia="Manrope" w:hAnsi="Manrope" w:cs="Manrope"/>
            <w:sz w:val="20"/>
            <w:szCs w:val="20"/>
          </w:rPr>
          <w:t>público</w:t>
        </w:r>
        <w:r w:rsidR="478C7763" w:rsidRPr="478C7763">
          <w:rPr>
            <w:rFonts w:ascii="Manrope" w:eastAsia="Manrope" w:hAnsi="Manrope" w:cs="Manrope"/>
            <w:sz w:val="20"/>
            <w:szCs w:val="20"/>
          </w:rPr>
          <w:t>-</w:t>
        </w:r>
        <w:r>
          <w:rPr>
            <w:rFonts w:ascii="Manrope" w:eastAsia="Manrope" w:hAnsi="Manrope" w:cs="Manrope"/>
            <w:sz w:val="20"/>
            <w:szCs w:val="20"/>
          </w:rPr>
          <w:t>alvo</w:t>
        </w:r>
      </w:ins>
      <w:r>
        <w:rPr>
          <w:rFonts w:ascii="Manrope" w:eastAsia="Manrope" w:hAnsi="Manrope" w:cs="Manrope"/>
          <w:sz w:val="20"/>
          <w:szCs w:val="20"/>
        </w:rPr>
        <w:t xml:space="preserve">) o que fazer em certas situações e como explorar o código de conduta administrativo da empresa. </w:t>
      </w:r>
    </w:p>
    <w:p w14:paraId="2B7F89E0" w14:textId="77777777" w:rsidR="007C75A7" w:rsidRDefault="007C75A7">
      <w:pPr>
        <w:spacing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</w:p>
    <w:p w14:paraId="56D92DF7" w14:textId="77777777" w:rsidR="007C75A7" w:rsidRDefault="009664D2">
      <w:pPr>
        <w:spacing w:line="360" w:lineRule="auto"/>
        <w:ind w:left="2551"/>
        <w:jc w:val="both"/>
        <w:rPr>
          <w:rFonts w:ascii="Manrope" w:eastAsia="Manrope" w:hAnsi="Manrope" w:cs="Manrope"/>
          <w:b/>
          <w:sz w:val="20"/>
          <w:szCs w:val="20"/>
        </w:rPr>
      </w:pPr>
      <w:r>
        <w:rPr>
          <w:rFonts w:ascii="Manrope" w:eastAsia="Manrope" w:hAnsi="Manrope" w:cs="Manrope"/>
          <w:b/>
          <w:sz w:val="20"/>
          <w:szCs w:val="20"/>
        </w:rPr>
        <w:t>História do jogo:</w:t>
      </w:r>
    </w:p>
    <w:p w14:paraId="64C54388" w14:textId="77777777" w:rsidR="007C75A7" w:rsidRDefault="009664D2">
      <w:pPr>
        <w:spacing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(Prólogo/ </w:t>
      </w:r>
      <w:proofErr w:type="spellStart"/>
      <w:r w:rsidRPr="001250E7">
        <w:rPr>
          <w:rFonts w:ascii="Manrope" w:eastAsia="Manrope" w:hAnsi="Manrope" w:cs="Manrope"/>
          <w:i/>
          <w:iCs/>
          <w:sz w:val="20"/>
          <w:szCs w:val="20"/>
          <w:rPrChange w:id="406" w:author="MARCELO LUIZ DO AMARAL" w:date="2023-03-16T17:37:00Z">
            <w:rPr>
              <w:rFonts w:ascii="Manrope" w:eastAsia="Manrope" w:hAnsi="Manrope" w:cs="Manrope"/>
              <w:sz w:val="20"/>
              <w:szCs w:val="20"/>
            </w:rPr>
          </w:rPrChange>
        </w:rPr>
        <w:t>cutscene</w:t>
      </w:r>
      <w:proofErr w:type="spellEnd"/>
      <w:r>
        <w:rPr>
          <w:rFonts w:ascii="Manrope" w:eastAsia="Manrope" w:hAnsi="Manrope" w:cs="Manrope"/>
          <w:sz w:val="20"/>
          <w:szCs w:val="20"/>
        </w:rPr>
        <w:t>) - “</w:t>
      </w:r>
      <w:proofErr w:type="spellStart"/>
      <w:r>
        <w:rPr>
          <w:rFonts w:ascii="Manrope" w:eastAsia="Manrope" w:hAnsi="Manrope" w:cs="Manrope"/>
          <w:sz w:val="20"/>
          <w:szCs w:val="20"/>
        </w:rPr>
        <w:t>Fibrinha</w:t>
      </w:r>
      <w:proofErr w:type="spellEnd"/>
      <w:r>
        <w:rPr>
          <w:rFonts w:ascii="Manrope" w:eastAsia="Manrope" w:hAnsi="Manrope" w:cs="Manrope"/>
          <w:sz w:val="20"/>
          <w:szCs w:val="20"/>
        </w:rPr>
        <w:t>” (herói) chega no prédio da V.Tal  e se depara com o “Cobrinho” e o “Choquinho” (vilões da história) falando sobre receber propina direto de um cliente. "Fibrinha" se vê num impasse onde ele deve fazer o certo e ele responde os dois dizendo que o que eles estão fazendo é errado e o código de ética discorda. 'Choquinho" e "Cobrinho" ficam muito irritados com a atitude de "Fibrinha" e o arremessam da janela.</w:t>
      </w:r>
    </w:p>
    <w:p w14:paraId="7EBC9A56" w14:textId="77777777" w:rsidR="007C75A7" w:rsidRDefault="009664D2">
      <w:pPr>
        <w:spacing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ab/>
      </w:r>
    </w:p>
    <w:p w14:paraId="2479BE98" w14:textId="404C1F7E" w:rsidR="007C75A7" w:rsidRDefault="009664D2">
      <w:pPr>
        <w:spacing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(Fase 1) - "Fibrinha" se vê numa situação </w:t>
      </w:r>
      <w:ins w:id="407" w:author="Daniel Mendez" w:date="2023-03-25T02:17:00Z">
        <w:r w:rsidR="478C7763" w:rsidRPr="478C7763">
          <w:rPr>
            <w:rFonts w:ascii="Manrope" w:eastAsia="Manrope" w:hAnsi="Manrope" w:cs="Manrope"/>
            <w:sz w:val="20"/>
            <w:szCs w:val="20"/>
          </w:rPr>
          <w:t>em que</w:t>
        </w:r>
      </w:ins>
      <w:r>
        <w:rPr>
          <w:rFonts w:ascii="Manrope" w:eastAsia="Manrope" w:hAnsi="Manrope" w:cs="Manrope"/>
          <w:sz w:val="20"/>
          <w:szCs w:val="20"/>
        </w:rPr>
        <w:t xml:space="preserve"> ele deve parar os vilões antes que eles sujem a reputação da empresa, assim começa a fase 1 que vai passar no elevador. "Fibrinha" deve enfrentar um de seus inimigos (choquinho), onde serão feitas perguntas sobre o código de ética da V.Tal e a cada pergunta certa "Choquinho" vai perder um pouco da sua vida, até que seja derrotado.</w:t>
      </w:r>
    </w:p>
    <w:p w14:paraId="6D918FAD" w14:textId="77777777" w:rsidR="007C75A7" w:rsidRDefault="009664D2">
      <w:pPr>
        <w:spacing w:line="360" w:lineRule="auto"/>
        <w:ind w:left="2551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(Fase 2) - "Fibrinha" chega pelo elevador no escritório, e se depara com "Cobrinho" que tem o objetivo de eliminar a "Fibrinha". A "Fibrinha" é o substituto mais avançado do "</w:t>
      </w:r>
      <w:proofErr w:type="spellStart"/>
      <w:r>
        <w:rPr>
          <w:rFonts w:ascii="Manrope" w:eastAsia="Manrope" w:hAnsi="Manrope" w:cs="Manrope"/>
          <w:sz w:val="20"/>
          <w:szCs w:val="20"/>
        </w:rPr>
        <w:t>cobrinho</w:t>
      </w:r>
      <w:proofErr w:type="spellEnd"/>
      <w:r>
        <w:rPr>
          <w:rFonts w:ascii="Manrope" w:eastAsia="Manrope" w:hAnsi="Manrope" w:cs="Manrope"/>
          <w:sz w:val="20"/>
          <w:szCs w:val="20"/>
        </w:rPr>
        <w:t>", então "</w:t>
      </w:r>
      <w:proofErr w:type="spellStart"/>
      <w:r>
        <w:rPr>
          <w:rFonts w:ascii="Manrope" w:eastAsia="Manrope" w:hAnsi="Manrope" w:cs="Manrope"/>
          <w:sz w:val="20"/>
          <w:szCs w:val="20"/>
        </w:rPr>
        <w:t>Cobrinho</w:t>
      </w:r>
      <w:proofErr w:type="spellEnd"/>
      <w:r>
        <w:rPr>
          <w:rFonts w:ascii="Manrope" w:eastAsia="Manrope" w:hAnsi="Manrope" w:cs="Manrope"/>
          <w:sz w:val="20"/>
          <w:szCs w:val="20"/>
        </w:rPr>
        <w:t>" e vai fazer de tudo para dizimar  fibrinha. Após o "Cobrinho" ser derrotado, o jogador receberá um certificado da V.Tal  e um troféu de parabéns. (Fim do jogo)</w:t>
      </w:r>
    </w:p>
    <w:p w14:paraId="0441E47A" w14:textId="77777777" w:rsidR="007C75A7" w:rsidRDefault="007C75A7">
      <w:pPr>
        <w:spacing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</w:p>
    <w:p w14:paraId="6EE6BCE9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24EA3760" w14:textId="77777777" w:rsidR="007C75A7" w:rsidRDefault="009664D2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color w:val="000000"/>
          <w:sz w:val="24"/>
          <w:szCs w:val="24"/>
        </w:rPr>
      </w:pPr>
      <w:r>
        <w:rPr>
          <w:rFonts w:ascii="Manrope Medium" w:eastAsia="Manrope Medium" w:hAnsi="Manrope Medium" w:cs="Manrope Medium"/>
          <w:color w:val="000000"/>
          <w:sz w:val="24"/>
          <w:szCs w:val="24"/>
        </w:rPr>
        <w:t>Fluxo do Jogo</w:t>
      </w:r>
    </w:p>
    <w:p w14:paraId="485B13C0" w14:textId="1C6E787B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551" w:firstLine="328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O jogo funciona através de um mecanismo no qual após cada pergunta respondida pelos personagens acontecem diferentes resultados. Se a pergunta for respondida de forma correta pelo </w:t>
      </w:r>
      <w:proofErr w:type="spellStart"/>
      <w:r>
        <w:rPr>
          <w:rFonts w:ascii="Manrope" w:eastAsia="Manrope" w:hAnsi="Manrope" w:cs="Manrope"/>
          <w:sz w:val="20"/>
          <w:szCs w:val="20"/>
        </w:rPr>
        <w:t>Fibirinha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o </w:t>
      </w:r>
      <w:proofErr w:type="spellStart"/>
      <w:r>
        <w:rPr>
          <w:rFonts w:ascii="Manrope" w:eastAsia="Manrope" w:hAnsi="Manrope" w:cs="Manrope"/>
          <w:sz w:val="20"/>
          <w:szCs w:val="20"/>
        </w:rPr>
        <w:t>Cobrinho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ou Choquinho dependendo da fase que tiver, sofrerá certo dano, caso contrário, a </w:t>
      </w:r>
      <w:proofErr w:type="spellStart"/>
      <w:r>
        <w:rPr>
          <w:rFonts w:ascii="Manrope" w:eastAsia="Manrope" w:hAnsi="Manrope" w:cs="Manrope"/>
          <w:sz w:val="20"/>
          <w:szCs w:val="20"/>
        </w:rPr>
        <w:t>Fibrinha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perderá uma de suas </w:t>
      </w:r>
      <w:ins w:id="408" w:author="Daniel Mendez" w:date="2023-03-25T01:43:00Z">
        <w:r>
          <w:rPr>
            <w:rFonts w:ascii="Manrope" w:eastAsia="Manrope" w:hAnsi="Manrope" w:cs="Manrope"/>
            <w:sz w:val="20"/>
            <w:szCs w:val="20"/>
          </w:rPr>
          <w:t>(entre</w:t>
        </w:r>
      </w:ins>
      <w:r>
        <w:rPr>
          <w:rFonts w:ascii="Manrope" w:eastAsia="Manrope" w:hAnsi="Manrope" w:cs="Manrope"/>
          <w:sz w:val="20"/>
          <w:szCs w:val="20"/>
        </w:rPr>
        <w:t xml:space="preserve"> três e </w:t>
      </w:r>
      <w:ins w:id="409" w:author="Daniel Mendez" w:date="2023-03-25T01:43:00Z">
        <w:r>
          <w:rPr>
            <w:rFonts w:ascii="Manrope" w:eastAsia="Manrope" w:hAnsi="Manrope" w:cs="Manrope"/>
            <w:sz w:val="20"/>
            <w:szCs w:val="20"/>
          </w:rPr>
          <w:t>cinco)</w:t>
        </w:r>
      </w:ins>
      <w:r>
        <w:rPr>
          <w:rFonts w:ascii="Manrope" w:eastAsia="Manrope" w:hAnsi="Manrope" w:cs="Manrope"/>
          <w:sz w:val="20"/>
          <w:szCs w:val="20"/>
        </w:rPr>
        <w:t xml:space="preserve"> vidas. Quando </w:t>
      </w:r>
      <w:proofErr w:type="spellStart"/>
      <w:r>
        <w:rPr>
          <w:rFonts w:ascii="Manrope" w:eastAsia="Manrope" w:hAnsi="Manrope" w:cs="Manrope"/>
          <w:sz w:val="20"/>
          <w:szCs w:val="20"/>
        </w:rPr>
        <w:t>Fibrinha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passar por todos seus desafios e combater seus oponentes respondendo </w:t>
      </w:r>
      <w:ins w:id="410" w:author="Daniel Mendez" w:date="2023-03-25T01:43:00Z">
        <w:r w:rsidR="2F2A79A5" w:rsidRPr="2F2A79A5">
          <w:rPr>
            <w:rFonts w:ascii="Manrope" w:eastAsia="Manrope" w:hAnsi="Manrope" w:cs="Manrope"/>
            <w:sz w:val="20"/>
            <w:szCs w:val="20"/>
          </w:rPr>
          <w:t>às</w:t>
        </w:r>
      </w:ins>
      <w:r>
        <w:rPr>
          <w:rFonts w:ascii="Manrope" w:eastAsia="Manrope" w:hAnsi="Manrope" w:cs="Manrope"/>
          <w:sz w:val="20"/>
          <w:szCs w:val="20"/>
        </w:rPr>
        <w:t xml:space="preserve"> perguntas de forma correta, ele vence o jogo e na tela final aparecerá um certificado parabenizando o jogador por ter concluído e vencido o jogo, e ter se conscientizado sobre o código de ética da empresa. O game é um modelo de </w:t>
      </w:r>
      <w:proofErr w:type="spellStart"/>
      <w:r>
        <w:rPr>
          <w:rFonts w:ascii="Manrope" w:eastAsia="Manrope" w:hAnsi="Manrope" w:cs="Manrope"/>
          <w:sz w:val="20"/>
          <w:szCs w:val="20"/>
        </w:rPr>
        <w:t>adventure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baseado em árvores de diálogo e quiz, pois o objetivo principal do jogo é a resolução de problemas através do conhecimento do código de ética da </w:t>
      </w:r>
      <w:proofErr w:type="spellStart"/>
      <w:r>
        <w:rPr>
          <w:rFonts w:ascii="Manrope" w:eastAsia="Manrope" w:hAnsi="Manrope" w:cs="Manrope"/>
          <w:sz w:val="20"/>
          <w:szCs w:val="20"/>
        </w:rPr>
        <w:t>V.tal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.  </w:t>
      </w:r>
    </w:p>
    <w:p w14:paraId="6911773A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551" w:firstLine="328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Tela inicial - Fibrinha parado na chuva olhando para a janela do prédio do qual ele foi jogado, nessa tela aparece as opções de menu, jogar ou opções na qual você poderá regular volume e coisas do tipo. </w:t>
      </w:r>
    </w:p>
    <w:p w14:paraId="5E17DB0A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551" w:firstLine="328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Tela secundária - em uma sala corporativa mostra os três personagens conversando e o Cobrinho e Choquinho vão estar falando sobre uma conduta antiética com relação à empresa e o Fibrinha vai alertá-los que isso é errado, desta forma tanto sobrinho e o Choquinho ficam bravos e jogam fibrinha pela janela. </w:t>
      </w:r>
    </w:p>
    <w:p w14:paraId="543AE8D8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551" w:firstLine="328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Tela terciária - Fibrinha entra no prédio para combater seus oponentes.</w:t>
      </w:r>
    </w:p>
    <w:p w14:paraId="73039AFB" w14:textId="7777777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Tela quarta - Fibrinha vai entrar no elevador onde ela vai encontrar o choquinho e terá que responder algumas perguntas para passar de fase (isso justifica o game ser uma  </w:t>
      </w:r>
      <w:proofErr w:type="spellStart"/>
      <w:r>
        <w:rPr>
          <w:rFonts w:ascii="Manrope" w:eastAsia="Manrope" w:hAnsi="Manrope" w:cs="Manrope"/>
          <w:sz w:val="20"/>
          <w:szCs w:val="20"/>
        </w:rPr>
        <w:t>adventure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de árvore de diálogo e quiz). </w:t>
      </w:r>
    </w:p>
    <w:p w14:paraId="6C5D7A54" w14:textId="750D0917" w:rsidR="007C75A7" w:rsidRDefault="009664D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551"/>
        <w:jc w:val="both"/>
        <w:rPr>
          <w:ins w:id="411" w:author="MARCELO LUIZ DO AMARAL" w:date="2023-03-16T17:38:00Z"/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Tela quinta - No caso </w:t>
      </w:r>
      <w:r w:rsidR="2F2A79A5" w:rsidRPr="2F2A79A5">
        <w:rPr>
          <w:rFonts w:ascii="Manrope" w:eastAsia="Manrope" w:hAnsi="Manrope" w:cs="Manrope"/>
          <w:sz w:val="20"/>
          <w:szCs w:val="20"/>
        </w:rPr>
        <w:t>d</w:t>
      </w:r>
      <w:ins w:id="412" w:author="Daniel Mendez" w:date="2023-03-25T01:43:00Z">
        <w:r w:rsidR="2F2A79A5" w:rsidRPr="2F2A79A5">
          <w:rPr>
            <w:rFonts w:ascii="Manrope" w:eastAsia="Manrope" w:hAnsi="Manrope" w:cs="Manrope"/>
            <w:sz w:val="20"/>
            <w:szCs w:val="20"/>
          </w:rPr>
          <w:t>o</w:t>
        </w:r>
      </w:ins>
      <w:del w:id="413" w:author="Daniel Mendez" w:date="2023-03-25T01:43:00Z">
        <w:r w:rsidRPr="2F2A79A5" w:rsidDel="2F2A79A5">
          <w:rPr>
            <w:rFonts w:ascii="Manrope" w:eastAsia="Manrope" w:hAnsi="Manrope" w:cs="Manrope"/>
            <w:sz w:val="20"/>
            <w:szCs w:val="20"/>
          </w:rPr>
          <w:delText>a</w:delText>
        </w:r>
      </w:del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r>
        <w:rPr>
          <w:rFonts w:ascii="Manrope" w:eastAsia="Manrope" w:hAnsi="Manrope" w:cs="Manrope"/>
          <w:sz w:val="20"/>
          <w:szCs w:val="20"/>
        </w:rPr>
        <w:t>Fibrinha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responder corretamente todas as perguntas ela chegará de volta na mesma sala corporativa onde terá que enfrentar o </w:t>
      </w:r>
      <w:proofErr w:type="spellStart"/>
      <w:r>
        <w:rPr>
          <w:rFonts w:ascii="Manrope" w:eastAsia="Manrope" w:hAnsi="Manrope" w:cs="Manrope"/>
          <w:sz w:val="20"/>
          <w:szCs w:val="20"/>
        </w:rPr>
        <w:t>Cobrinho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respondendo algumas perguntas mais difíceis. </w:t>
      </w:r>
    </w:p>
    <w:p w14:paraId="096915AD" w14:textId="616D1ADC" w:rsidR="001250E7" w:rsidRDefault="001250E7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551"/>
        <w:jc w:val="both"/>
        <w:rPr>
          <w:ins w:id="414" w:author="MARCELO LUIZ DO AMARAL" w:date="2023-03-16T17:39:00Z"/>
          <w:rFonts w:ascii="Manrope" w:eastAsia="Manrope" w:hAnsi="Manrope" w:cs="Manrope"/>
          <w:sz w:val="20"/>
          <w:szCs w:val="20"/>
        </w:rPr>
      </w:pPr>
      <w:ins w:id="415" w:author="MARCELO LUIZ DO AMARAL" w:date="2023-03-16T17:38:00Z">
        <w:r>
          <w:rPr>
            <w:rFonts w:ascii="Manrope" w:eastAsia="Manrope" w:hAnsi="Manrope" w:cs="Manrope"/>
            <w:sz w:val="20"/>
            <w:szCs w:val="20"/>
          </w:rPr>
          <w:t xml:space="preserve">A seguir, a Figura </w:t>
        </w:r>
      </w:ins>
      <w:ins w:id="416" w:author="MARCELO LUIZ DO AMARAL" w:date="2023-03-16T17:39:00Z">
        <w:r>
          <w:rPr>
            <w:rFonts w:ascii="Manrope" w:eastAsia="Manrope" w:hAnsi="Manrope" w:cs="Manrope"/>
            <w:sz w:val="20"/>
            <w:szCs w:val="20"/>
          </w:rPr>
          <w:t xml:space="preserve">1 demonstra o fluxo do jogo. </w:t>
        </w:r>
      </w:ins>
    </w:p>
    <w:p w14:paraId="31AC4CD4" w14:textId="5A8AF046" w:rsidR="001250E7" w:rsidRDefault="001250E7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551"/>
        <w:jc w:val="both"/>
        <w:rPr>
          <w:ins w:id="417" w:author="MARCELO LUIZ DO AMARAL" w:date="2023-03-16T17:39:00Z"/>
          <w:rFonts w:ascii="Manrope" w:eastAsia="Manrope" w:hAnsi="Manrope" w:cs="Manrope"/>
          <w:sz w:val="20"/>
          <w:szCs w:val="20"/>
        </w:rPr>
      </w:pPr>
    </w:p>
    <w:p w14:paraId="1F3096C8" w14:textId="5ACCE597" w:rsidR="001250E7" w:rsidRDefault="001250E7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2551"/>
        <w:jc w:val="center"/>
        <w:rPr>
          <w:rFonts w:ascii="Manrope" w:eastAsia="Manrope" w:hAnsi="Manrope" w:cs="Manrope"/>
          <w:sz w:val="20"/>
          <w:szCs w:val="20"/>
        </w:rPr>
        <w:pPrChange w:id="418" w:author="MARCELO LUIZ DO AMARAL" w:date="2023-03-16T17:39:00Z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240" w:after="240" w:line="360" w:lineRule="auto"/>
            <w:ind w:left="2551"/>
            <w:jc w:val="both"/>
          </w:pPr>
        </w:pPrChange>
      </w:pPr>
      <w:ins w:id="419" w:author="MARCELO LUIZ DO AMARAL" w:date="2023-03-16T17:39:00Z">
        <w:r w:rsidRPr="001250E7">
          <w:rPr>
            <w:rFonts w:ascii="Manrope" w:eastAsia="Manrope" w:hAnsi="Manrope" w:cs="Manrope"/>
            <w:b/>
            <w:bCs/>
            <w:sz w:val="20"/>
            <w:szCs w:val="20"/>
            <w:rPrChange w:id="420" w:author="MARCELO LUIZ DO AMARAL" w:date="2023-03-16T17:39:00Z">
              <w:rPr>
                <w:rFonts w:ascii="Manrope" w:eastAsia="Manrope" w:hAnsi="Manrope" w:cs="Manrope"/>
                <w:sz w:val="20"/>
                <w:szCs w:val="20"/>
              </w:rPr>
            </w:rPrChange>
          </w:rPr>
          <w:t>Figura 1:</w:t>
        </w:r>
        <w:r>
          <w:rPr>
            <w:rFonts w:ascii="Manrope" w:eastAsia="Manrope" w:hAnsi="Manrope" w:cs="Manrope"/>
            <w:sz w:val="20"/>
            <w:szCs w:val="20"/>
          </w:rPr>
          <w:t xml:space="preserve">  Fluxo do Jogo.</w:t>
        </w:r>
      </w:ins>
    </w:p>
    <w:p w14:paraId="592ADF20" w14:textId="77777777" w:rsidR="007C75A7" w:rsidRDefault="009664D2">
      <w:pPr>
        <w:spacing w:before="120" w:after="120" w:line="360" w:lineRule="auto"/>
        <w:ind w:left="360"/>
        <w:jc w:val="right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noProof/>
          <w:sz w:val="20"/>
          <w:szCs w:val="20"/>
        </w:rPr>
        <w:drawing>
          <wp:inline distT="114300" distB="114300" distL="114300" distR="114300" wp14:anchorId="010D3003" wp14:editId="71F78C39">
            <wp:extent cx="6668288" cy="27051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8288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EBD25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1C6B0B36" w14:textId="77777777" w:rsidR="007C75A7" w:rsidRDefault="009664D2">
      <w:pPr>
        <w:keepNext/>
        <w:keepLines/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 xml:space="preserve">Personagens </w:t>
      </w:r>
      <w:r>
        <w:rPr>
          <w:noProof/>
        </w:rPr>
        <w:drawing>
          <wp:anchor distT="114300" distB="114300" distL="114300" distR="114300" simplePos="0" relativeHeight="251658243" behindDoc="0" locked="0" layoutInCell="1" hidden="0" allowOverlap="1" wp14:anchorId="40CB5C32" wp14:editId="549CC859">
            <wp:simplePos x="0" y="0"/>
            <wp:positionH relativeFrom="column">
              <wp:posOffset>4972050</wp:posOffset>
            </wp:positionH>
            <wp:positionV relativeFrom="paragraph">
              <wp:posOffset>554070</wp:posOffset>
            </wp:positionV>
            <wp:extent cx="1333500" cy="1333500"/>
            <wp:effectExtent l="0" t="0" r="0" b="0"/>
            <wp:wrapSquare wrapText="bothSides" distT="114300" distB="114300" distL="114300" distR="11430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99D721" w14:textId="77777777" w:rsidR="007C75A7" w:rsidRDefault="009664D2">
      <w:pPr>
        <w:spacing w:before="120" w:after="120" w:line="360" w:lineRule="auto"/>
        <w:ind w:left="25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“Fibrinha” é o único personagem jogável do jogo. Inspirando em um fio de fibra óptica, é o protagonista por representar uma inovação que vem substituindo os fios de cobre nos postes, sendo implementado pelas empresas mais tecnológicas no mercado, como a </w:t>
      </w:r>
      <w:proofErr w:type="gramStart"/>
      <w:r>
        <w:rPr>
          <w:rFonts w:ascii="Manrope" w:eastAsia="Manrope" w:hAnsi="Manrope" w:cs="Manrope"/>
          <w:sz w:val="20"/>
          <w:szCs w:val="20"/>
        </w:rPr>
        <w:t>V.Tal</w:t>
      </w:r>
      <w:proofErr w:type="gramEnd"/>
      <w:r>
        <w:rPr>
          <w:rFonts w:ascii="Manrope" w:eastAsia="Manrope" w:hAnsi="Manrope" w:cs="Manrope"/>
          <w:sz w:val="20"/>
          <w:szCs w:val="20"/>
        </w:rPr>
        <w:t>.</w:t>
      </w:r>
      <w:r>
        <w:rPr>
          <w:noProof/>
        </w:rPr>
        <w:drawing>
          <wp:anchor distT="114300" distB="114300" distL="114300" distR="114300" simplePos="0" relativeHeight="251658244" behindDoc="0" locked="0" layoutInCell="1" hidden="0" allowOverlap="1" wp14:anchorId="1DBEE489" wp14:editId="3F522C51">
            <wp:simplePos x="0" y="0"/>
            <wp:positionH relativeFrom="column">
              <wp:posOffset>4972050</wp:posOffset>
            </wp:positionH>
            <wp:positionV relativeFrom="paragraph">
              <wp:posOffset>1322984</wp:posOffset>
            </wp:positionV>
            <wp:extent cx="1333500" cy="1324490"/>
            <wp:effectExtent l="0" t="0" r="0" b="0"/>
            <wp:wrapSquare wrapText="bothSides" distT="114300" distB="114300" distL="114300" distR="11430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24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DEF5E4" w14:textId="77777777" w:rsidR="007C75A7" w:rsidRDefault="007C75A7">
      <w:pPr>
        <w:rPr>
          <w:rFonts w:ascii="Manrope" w:eastAsia="Manrope" w:hAnsi="Manrope" w:cs="Manrope"/>
          <w:sz w:val="20"/>
          <w:szCs w:val="20"/>
        </w:rPr>
      </w:pPr>
    </w:p>
    <w:p w14:paraId="258BEAB2" w14:textId="77777777" w:rsidR="007C75A7" w:rsidRDefault="009664D2">
      <w:pPr>
        <w:spacing w:line="360" w:lineRule="auto"/>
        <w:ind w:left="2551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“Cobrinho” possui a forma de um fio de cobre. Esses fios estão sendo cada vez substituídos pelos fios de fibra óptica, por isso, na história é representado como inimigo do protagonista e um NPC no jogo.</w:t>
      </w:r>
    </w:p>
    <w:p w14:paraId="03B7715B" w14:textId="77777777" w:rsidR="007C75A7" w:rsidRDefault="007C75A7">
      <w:pPr>
        <w:spacing w:line="360" w:lineRule="auto"/>
        <w:rPr>
          <w:rFonts w:ascii="Manrope" w:eastAsia="Manrope" w:hAnsi="Manrope" w:cs="Manrope"/>
          <w:sz w:val="20"/>
          <w:szCs w:val="20"/>
        </w:rPr>
      </w:pPr>
    </w:p>
    <w:p w14:paraId="2F845680" w14:textId="77777777" w:rsidR="007C75A7" w:rsidRDefault="009664D2">
      <w:pPr>
        <w:spacing w:line="360" w:lineRule="auto"/>
        <w:ind w:left="2551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“Choquinho”, outro inimigo da “Fibrinha” </w:t>
      </w:r>
      <w:proofErr w:type="gramStart"/>
      <w:r>
        <w:rPr>
          <w:rFonts w:ascii="Manrope" w:eastAsia="Manrope" w:hAnsi="Manrope" w:cs="Manrope"/>
          <w:sz w:val="20"/>
          <w:szCs w:val="20"/>
        </w:rPr>
        <w:t>e também</w:t>
      </w:r>
      <w:proofErr w:type="gramEnd"/>
      <w:r>
        <w:rPr>
          <w:rFonts w:ascii="Manrope" w:eastAsia="Manrope" w:hAnsi="Manrope" w:cs="Manrope"/>
          <w:sz w:val="20"/>
          <w:szCs w:val="20"/>
        </w:rPr>
        <w:t xml:space="preserve"> um NPC, possui o formato de um raio, para assim representar a descarga elétrica causada pelo fio de cobre, o que não acontece com o fio de fibra óptica, já que esse funciona a partir de energia luminosa.</w:t>
      </w:r>
      <w:r>
        <w:rPr>
          <w:noProof/>
        </w:rPr>
        <w:drawing>
          <wp:anchor distT="114300" distB="114300" distL="114300" distR="114300" simplePos="0" relativeHeight="251658245" behindDoc="0" locked="0" layoutInCell="1" hidden="0" allowOverlap="1" wp14:anchorId="4E7B0361" wp14:editId="603D85EA">
            <wp:simplePos x="0" y="0"/>
            <wp:positionH relativeFrom="column">
              <wp:posOffset>4924425</wp:posOffset>
            </wp:positionH>
            <wp:positionV relativeFrom="paragraph">
              <wp:posOffset>142875</wp:posOffset>
            </wp:positionV>
            <wp:extent cx="1333500" cy="1325217"/>
            <wp:effectExtent l="0" t="0" r="0" b="0"/>
            <wp:wrapSquare wrapText="bothSides" distT="114300" distB="114300" distL="114300" distR="11430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25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F726F3" w14:textId="77777777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 </w:t>
      </w:r>
    </w:p>
    <w:p w14:paraId="5E9DDF77" w14:textId="77777777" w:rsidR="007C75A7" w:rsidRDefault="009664D2">
      <w:pPr>
        <w:pStyle w:val="Title"/>
        <w:numPr>
          <w:ilvl w:val="0"/>
          <w:numId w:val="3"/>
        </w:numPr>
      </w:pPr>
      <w:bookmarkStart w:id="421" w:name="_heading=h.4i7ojhp" w:colFirst="0" w:colLast="0"/>
      <w:bookmarkEnd w:id="421"/>
      <w:r>
        <w:t>Recursos Visuais</w:t>
      </w:r>
    </w:p>
    <w:p w14:paraId="6992B1FF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3BC36558" w14:textId="77777777" w:rsidR="007C75A7" w:rsidRDefault="009664D2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>Telas</w:t>
      </w:r>
    </w:p>
    <w:p w14:paraId="5213B56A" w14:textId="77777777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noProof/>
          <w:sz w:val="20"/>
          <w:szCs w:val="20"/>
        </w:rPr>
        <w:drawing>
          <wp:inline distT="114300" distB="114300" distL="114300" distR="114300" wp14:anchorId="33474E81" wp14:editId="519B854D">
            <wp:extent cx="2370863" cy="1582061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0863" cy="1582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3722E" w14:textId="77777777" w:rsidR="007C75A7" w:rsidRDefault="007C75A7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3FE04446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19A80B0C" w14:textId="77777777" w:rsidR="007C75A7" w:rsidRDefault="009664D2">
      <w:pPr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proofErr w:type="spellStart"/>
      <w:r>
        <w:rPr>
          <w:rFonts w:ascii="Manrope Medium" w:eastAsia="Manrope Medium" w:hAnsi="Manrope Medium" w:cs="Manrope Medium"/>
          <w:sz w:val="24"/>
          <w:szCs w:val="24"/>
        </w:rPr>
        <w:t>Graphical</w:t>
      </w:r>
      <w:proofErr w:type="spellEnd"/>
      <w:r>
        <w:rPr>
          <w:rFonts w:ascii="Manrope Medium" w:eastAsia="Manrope Medium" w:hAnsi="Manrope Medium" w:cs="Manrope Medium"/>
          <w:sz w:val="24"/>
          <w:szCs w:val="24"/>
        </w:rPr>
        <w:t xml:space="preserve"> </w:t>
      </w:r>
      <w:proofErr w:type="spellStart"/>
      <w:r>
        <w:rPr>
          <w:rFonts w:ascii="Manrope Medium" w:eastAsia="Manrope Medium" w:hAnsi="Manrope Medium" w:cs="Manrope Medium"/>
          <w:sz w:val="24"/>
          <w:szCs w:val="24"/>
        </w:rPr>
        <w:t>User</w:t>
      </w:r>
      <w:proofErr w:type="spellEnd"/>
      <w:r>
        <w:rPr>
          <w:rFonts w:ascii="Manrope Medium" w:eastAsia="Manrope Medium" w:hAnsi="Manrope Medium" w:cs="Manrope Medium"/>
          <w:sz w:val="24"/>
          <w:szCs w:val="24"/>
        </w:rPr>
        <w:t xml:space="preserve"> Interface </w:t>
      </w:r>
    </w:p>
    <w:p w14:paraId="5EBC8820" w14:textId="6C72BEEC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As Aventuras de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Fibrinha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se utiliza de recursos visuais e sonoros para criar uma experiência dinâmica de aprendizado e desenvolvimento, nos temas de: conflito de interesse e uso de recursos. </w:t>
      </w:r>
      <w:del w:id="422" w:author="victor oliveira" w:date="2023-03-22T14:55:00Z">
        <w:r w:rsidDel="009A365B">
          <w:rPr>
            <w:rFonts w:ascii="Manrope Medium" w:eastAsia="Manrope Medium" w:hAnsi="Manrope Medium" w:cs="Manrope Medium"/>
            <w:sz w:val="20"/>
            <w:szCs w:val="20"/>
          </w:rPr>
          <w:delText>O design das telas serão</w:delText>
        </w:r>
      </w:del>
      <w:ins w:id="423" w:author="victor oliveira" w:date="2023-03-22T14:55:00Z">
        <w:r w:rsidR="009A365B">
          <w:rPr>
            <w:rFonts w:ascii="Manrope Medium" w:eastAsia="Manrope Medium" w:hAnsi="Manrope Medium" w:cs="Manrope Medium"/>
            <w:sz w:val="20"/>
            <w:szCs w:val="20"/>
          </w:rPr>
          <w:t>O design das telas será</w:t>
        </w:r>
      </w:ins>
      <w:r>
        <w:rPr>
          <w:rFonts w:ascii="Manrope Medium" w:eastAsia="Manrope Medium" w:hAnsi="Manrope Medium" w:cs="Manrope Medium"/>
          <w:sz w:val="20"/>
          <w:szCs w:val="20"/>
        </w:rPr>
        <w:t xml:space="preserve"> </w:t>
      </w:r>
      <w:ins w:id="424" w:author="Daniel Mendez" w:date="2023-03-25T01:47:00Z">
        <w:r w:rsidR="2C93F5E5" w:rsidRPr="2C93F5E5">
          <w:rPr>
            <w:rFonts w:ascii="Manrope Medium" w:eastAsia="Manrope Medium" w:hAnsi="Manrope Medium" w:cs="Manrope Medium"/>
            <w:sz w:val="20"/>
            <w:szCs w:val="20"/>
          </w:rPr>
          <w:t>intuitivo</w:t>
        </w:r>
      </w:ins>
      <w:r>
        <w:rPr>
          <w:rFonts w:ascii="Manrope Medium" w:eastAsia="Manrope Medium" w:hAnsi="Manrope Medium" w:cs="Manrope Medium"/>
          <w:sz w:val="20"/>
          <w:szCs w:val="20"/>
        </w:rPr>
        <w:t xml:space="preserve"> e as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cutscenes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dinâmic</w:t>
      </w:r>
      <w:r>
        <w:rPr>
          <w:rFonts w:ascii="Manrope Medium" w:eastAsia="Manrope Medium" w:hAnsi="Manrope Medium" w:cs="Manrope Medium"/>
          <w:sz w:val="20"/>
          <w:szCs w:val="20"/>
        </w:rPr>
        <w:t>a</w:t>
      </w:r>
      <w:r>
        <w:rPr>
          <w:rFonts w:ascii="Manrope Medium" w:eastAsia="Manrope Medium" w:hAnsi="Manrope Medium" w:cs="Manrope Medium"/>
          <w:sz w:val="20"/>
          <w:szCs w:val="20"/>
        </w:rPr>
        <w:t>s.</w:t>
      </w:r>
    </w:p>
    <w:p w14:paraId="01BF1962" w14:textId="77777777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Na tela inicial temos o Fibrinha em frente ao prédio da V.tal, em uma noite chuvosa, numa rua asfaltada e com postes. São apresentadas ao jogador dois botões básicos dos jogos: iniciar, opções e consulta. O primeiro, inicia o jogo a partir do nível mais baixo. O botão ‘opções’, permite ao jogador configurar o som e ver as etapas do jogo (resumo + objetivo principal). O botão “consulta” leva o player até o código de ética da V.tal onde ele poderá consultar caso precise. </w:t>
      </w:r>
    </w:p>
    <w:p w14:paraId="1B3D6B58" w14:textId="77777777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A HUD que será usada nas batalhas consiste em quatro botões que o jogador pode escolher entre, respondendo à pergunta dos inimigos. Essa HUD é bem </w:t>
      </w:r>
      <w:proofErr w:type="gramStart"/>
      <w:r>
        <w:rPr>
          <w:rFonts w:ascii="Manrope Medium" w:eastAsia="Manrope Medium" w:hAnsi="Manrope Medium" w:cs="Manrope Medium"/>
          <w:sz w:val="20"/>
          <w:szCs w:val="20"/>
        </w:rPr>
        <w:t>frequente</w:t>
      </w:r>
      <w:proofErr w:type="gramEnd"/>
      <w:r>
        <w:rPr>
          <w:rFonts w:ascii="Manrope Medium" w:eastAsia="Manrope Medium" w:hAnsi="Manrope Medium" w:cs="Manrope Medium"/>
          <w:sz w:val="20"/>
          <w:szCs w:val="20"/>
        </w:rPr>
        <w:t xml:space="preserve"> no jogo, já que aparece em todas as batalhas repetidamente.</w:t>
      </w:r>
    </w:p>
    <w:p w14:paraId="1E4BBEED" w14:textId="77777777" w:rsidR="007C75A7" w:rsidRDefault="007C75A7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5AE85E2A" w14:textId="77777777" w:rsidR="007C75A7" w:rsidRDefault="007C75A7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1F7169D2" w14:textId="77777777" w:rsidR="007C75A7" w:rsidRDefault="007C75A7">
      <w:pPr>
        <w:spacing w:before="120" w:after="120" w:line="360" w:lineRule="auto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5CF55ABB" w14:textId="77777777" w:rsidR="007C75A7" w:rsidRDefault="009664D2">
      <w:p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 xml:space="preserve">5.3     Lista de </w:t>
      </w:r>
      <w:proofErr w:type="spellStart"/>
      <w:r>
        <w:rPr>
          <w:rFonts w:ascii="Manrope Medium" w:eastAsia="Manrope Medium" w:hAnsi="Manrope Medium" w:cs="Manrope Medium"/>
          <w:sz w:val="24"/>
          <w:szCs w:val="24"/>
        </w:rPr>
        <w:t>Assets</w:t>
      </w:r>
      <w:proofErr w:type="spellEnd"/>
    </w:p>
    <w:tbl>
      <w:tblPr>
        <w:tblW w:w="100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2415"/>
        <w:gridCol w:w="1905"/>
        <w:gridCol w:w="3960"/>
        <w:gridCol w:w="1815"/>
      </w:tblGrid>
      <w:tr w:rsidR="00F2529C" w14:paraId="5A206D03" w14:textId="77777777">
        <w:trPr>
          <w:trHeight w:val="1208"/>
        </w:trPr>
        <w:tc>
          <w:tcPr>
            <w:tcW w:w="2415" w:type="dxa"/>
            <w:tcBorders>
              <w:top w:val="single" w:sz="12" w:space="0" w:color="000000"/>
              <w:bottom w:val="single" w:sz="6" w:space="0" w:color="000000"/>
              <w:right w:val="nil"/>
            </w:tcBorders>
            <w:shd w:val="clear" w:color="auto" w:fill="E6E6E6"/>
          </w:tcPr>
          <w:p w14:paraId="4BA68FAD" w14:textId="77777777" w:rsidR="007C75A7" w:rsidRDefault="009664D2">
            <w:pPr>
              <w:keepLines/>
              <w:spacing w:before="120" w:after="120"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Categoria</w:t>
            </w:r>
          </w:p>
        </w:tc>
        <w:tc>
          <w:tcPr>
            <w:tcW w:w="190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E6E6E6"/>
          </w:tcPr>
          <w:p w14:paraId="4FE2AE39" w14:textId="77777777" w:rsidR="007C75A7" w:rsidRDefault="009664D2">
            <w:pPr>
              <w:keepLines/>
              <w:spacing w:before="120" w:after="120"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Local de Aplicação</w:t>
            </w:r>
          </w:p>
        </w:tc>
        <w:tc>
          <w:tcPr>
            <w:tcW w:w="3960" w:type="dxa"/>
            <w:tcBorders>
              <w:top w:val="single" w:sz="12" w:space="0" w:color="000000"/>
              <w:left w:val="nil"/>
              <w:bottom w:val="single" w:sz="6" w:space="0" w:color="000000"/>
            </w:tcBorders>
            <w:shd w:val="clear" w:color="auto" w:fill="E6E6E6"/>
          </w:tcPr>
          <w:p w14:paraId="46429A65" w14:textId="77777777" w:rsidR="007C75A7" w:rsidRDefault="009664D2">
            <w:pPr>
              <w:keepLines/>
              <w:spacing w:before="120" w:after="120"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Descrição</w:t>
            </w:r>
          </w:p>
        </w:tc>
        <w:tc>
          <w:tcPr>
            <w:tcW w:w="1815" w:type="dxa"/>
            <w:tcBorders>
              <w:top w:val="single" w:sz="12" w:space="0" w:color="000000"/>
              <w:left w:val="nil"/>
              <w:bottom w:val="single" w:sz="6" w:space="0" w:color="000000"/>
            </w:tcBorders>
            <w:shd w:val="clear" w:color="auto" w:fill="E6E6E6"/>
          </w:tcPr>
          <w:p w14:paraId="0429FECB" w14:textId="77777777" w:rsidR="007C75A7" w:rsidRDefault="009664D2">
            <w:pPr>
              <w:keepLines/>
              <w:spacing w:before="120" w:after="120" w:line="360" w:lineRule="auto"/>
              <w:jc w:val="center"/>
              <w:rPr>
                <w:rFonts w:ascii="Manrope" w:eastAsia="Manrope" w:hAnsi="Manrope" w:cs="Manrope"/>
                <w:b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Nome</w:t>
            </w:r>
          </w:p>
        </w:tc>
      </w:tr>
      <w:tr w:rsidR="004E2A3F" w14:paraId="46F8B50B" w14:textId="77777777">
        <w:trPr>
          <w:trHeight w:val="60"/>
        </w:trPr>
        <w:tc>
          <w:tcPr>
            <w:tcW w:w="241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2902FFEE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8"/>
                <w:szCs w:val="8"/>
              </w:rPr>
            </w:pPr>
          </w:p>
        </w:tc>
        <w:tc>
          <w:tcPr>
            <w:tcW w:w="190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73212041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8"/>
                <w:szCs w:val="8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58DF52CD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8"/>
                <w:szCs w:val="8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808080"/>
          </w:tcPr>
          <w:p w14:paraId="0A785F9D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8"/>
                <w:szCs w:val="8"/>
              </w:rPr>
            </w:pPr>
          </w:p>
        </w:tc>
      </w:tr>
      <w:tr w:rsidR="007C75A7" w14:paraId="59B8F2CC" w14:textId="77777777">
        <w:tc>
          <w:tcPr>
            <w:tcW w:w="2415" w:type="dxa"/>
            <w:tcBorders>
              <w:top w:val="single" w:sz="6" w:space="0" w:color="000000"/>
              <w:bottom w:val="single" w:sz="6" w:space="0" w:color="000000"/>
            </w:tcBorders>
          </w:tcPr>
          <w:p w14:paraId="4E464AE0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&lt;</w:t>
            </w:r>
            <w:r>
              <w:rPr>
                <w:rFonts w:ascii="Manrope Medium" w:eastAsia="Manrope Medium" w:hAnsi="Manrope Medium" w:cs="Manrope Medium"/>
                <w:color w:val="4472C4"/>
                <w:sz w:val="18"/>
                <w:szCs w:val="18"/>
              </w:rPr>
              <w:t xml:space="preserve">Tipo do </w:t>
            </w:r>
            <w:proofErr w:type="spellStart"/>
            <w:r>
              <w:rPr>
                <w:rFonts w:ascii="Manrope Medium" w:eastAsia="Manrope Medium" w:hAnsi="Manrope Medium" w:cs="Manrope Medium"/>
                <w:color w:val="4472C4"/>
                <w:sz w:val="18"/>
                <w:szCs w:val="18"/>
              </w:rPr>
              <w:t>asset</w:t>
            </w:r>
            <w:proofErr w:type="spellEnd"/>
            <w:r>
              <w:rPr>
                <w:rFonts w:ascii="Manrope Medium" w:eastAsia="Manrope Medium" w:hAnsi="Manrope Medium" w:cs="Manrope Medium"/>
                <w:color w:val="4472C4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Manrope Medium" w:eastAsia="Manrope Medium" w:hAnsi="Manrope Medium" w:cs="Manrope Medium"/>
                <w:color w:val="4472C4"/>
                <w:sz w:val="18"/>
                <w:szCs w:val="18"/>
              </w:rPr>
              <w:t>Ex</w:t>
            </w:r>
            <w:proofErr w:type="spellEnd"/>
            <w:r>
              <w:rPr>
                <w:rFonts w:ascii="Manrope Medium" w:eastAsia="Manrope Medium" w:hAnsi="Manrope Medium" w:cs="Manrope Medium"/>
                <w:color w:val="4472C4"/>
                <w:sz w:val="18"/>
                <w:szCs w:val="18"/>
              </w:rPr>
              <w:t>: Ícone</w:t>
            </w: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&gt;</w:t>
            </w:r>
          </w:p>
        </w:tc>
        <w:tc>
          <w:tcPr>
            <w:tcW w:w="1905" w:type="dxa"/>
            <w:tcBorders>
              <w:top w:val="single" w:sz="6" w:space="0" w:color="000000"/>
              <w:bottom w:val="single" w:sz="6" w:space="0" w:color="000000"/>
            </w:tcBorders>
          </w:tcPr>
          <w:p w14:paraId="79B35215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&lt;</w:t>
            </w:r>
            <w:proofErr w:type="spellStart"/>
            <w:r>
              <w:rPr>
                <w:rFonts w:ascii="Manrope Medium" w:eastAsia="Manrope Medium" w:hAnsi="Manrope Medium" w:cs="Manrope Medium"/>
                <w:color w:val="4472C4"/>
                <w:sz w:val="18"/>
                <w:szCs w:val="18"/>
              </w:rPr>
              <w:t>Ex</w:t>
            </w:r>
            <w:proofErr w:type="spellEnd"/>
            <w:r>
              <w:rPr>
                <w:rFonts w:ascii="Manrope Medium" w:eastAsia="Manrope Medium" w:hAnsi="Manrope Medium" w:cs="Manrope Medium"/>
                <w:color w:val="4472C4"/>
                <w:sz w:val="18"/>
                <w:szCs w:val="18"/>
              </w:rPr>
              <w:t>: Mapa 1</w:t>
            </w: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&gt;</w:t>
            </w:r>
          </w:p>
        </w:tc>
        <w:tc>
          <w:tcPr>
            <w:tcW w:w="3960" w:type="dxa"/>
            <w:tcBorders>
              <w:top w:val="single" w:sz="6" w:space="0" w:color="000000"/>
              <w:bottom w:val="single" w:sz="6" w:space="0" w:color="000000"/>
            </w:tcBorders>
          </w:tcPr>
          <w:p w14:paraId="6F60E03E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&lt;</w:t>
            </w:r>
            <w:r>
              <w:rPr>
                <w:rFonts w:ascii="Manrope Medium" w:eastAsia="Manrope Medium" w:hAnsi="Manrope Medium" w:cs="Manrope Medium"/>
                <w:color w:val="4472C4"/>
                <w:sz w:val="18"/>
                <w:szCs w:val="18"/>
              </w:rPr>
              <w:t>Ícone de maçã.</w:t>
            </w: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&gt;</w:t>
            </w:r>
          </w:p>
        </w:tc>
        <w:tc>
          <w:tcPr>
            <w:tcW w:w="1815" w:type="dxa"/>
            <w:tcBorders>
              <w:top w:val="single" w:sz="6" w:space="0" w:color="000000"/>
              <w:bottom w:val="single" w:sz="6" w:space="0" w:color="000000"/>
            </w:tcBorders>
          </w:tcPr>
          <w:p w14:paraId="7287AB06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&lt;</w:t>
            </w:r>
            <w:r>
              <w:rPr>
                <w:rFonts w:ascii="Manrope Medium" w:eastAsia="Manrope Medium" w:hAnsi="Manrope Medium" w:cs="Manrope Medium"/>
                <w:color w:val="4472C4"/>
                <w:sz w:val="18"/>
                <w:szCs w:val="18"/>
              </w:rPr>
              <w:t>ico_maca.png</w:t>
            </w: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&gt;</w:t>
            </w:r>
          </w:p>
        </w:tc>
      </w:tr>
      <w:tr w:rsidR="007C75A7" w14:paraId="78F867DF" w14:textId="77777777">
        <w:tc>
          <w:tcPr>
            <w:tcW w:w="2415" w:type="dxa"/>
            <w:tcBorders>
              <w:top w:val="single" w:sz="6" w:space="0" w:color="000000"/>
              <w:bottom w:val="single" w:sz="6" w:space="0" w:color="000000"/>
            </w:tcBorders>
          </w:tcPr>
          <w:p w14:paraId="2747726C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8246" behindDoc="0" locked="0" layoutInCell="1" hidden="0" allowOverlap="1" wp14:anchorId="5655BE07" wp14:editId="3267F154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114300</wp:posOffset>
                  </wp:positionV>
                  <wp:extent cx="1333500" cy="1333500"/>
                  <wp:effectExtent l="0" t="0" r="0" b="0"/>
                  <wp:wrapSquare wrapText="bothSides" distT="114300" distB="114300" distL="114300" distR="11430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AFD6BCD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</w:p>
          <w:p w14:paraId="671D9E1E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</w:p>
        </w:tc>
        <w:tc>
          <w:tcPr>
            <w:tcW w:w="1905" w:type="dxa"/>
            <w:tcBorders>
              <w:top w:val="single" w:sz="6" w:space="0" w:color="000000"/>
              <w:bottom w:val="single" w:sz="6" w:space="0" w:color="000000"/>
            </w:tcBorders>
          </w:tcPr>
          <w:p w14:paraId="7647CE78" w14:textId="223AA317" w:rsidR="007C75A7" w:rsidRDefault="005C1FD9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Todos</w:t>
            </w:r>
            <w:ins w:id="425" w:author="MARCELO LUIZ DO AMARAL" w:date="2023-03-16T17:41:00Z">
              <w:r>
                <w:rPr>
                  <w:rFonts w:ascii="Manrope Medium" w:eastAsia="Manrope Medium" w:hAnsi="Manrope Medium" w:cs="Manrope Medium"/>
                  <w:sz w:val="18"/>
                  <w:szCs w:val="18"/>
                </w:rPr>
                <w:t xml:space="preserve"> os locais do jo</w:t>
              </w:r>
            </w:ins>
            <w:ins w:id="426" w:author="MARCELO LUIZ DO AMARAL" w:date="2023-03-16T17:42:00Z">
              <w:r>
                <w:rPr>
                  <w:rFonts w:ascii="Manrope Medium" w:eastAsia="Manrope Medium" w:hAnsi="Manrope Medium" w:cs="Manrope Medium"/>
                  <w:sz w:val="18"/>
                  <w:szCs w:val="18"/>
                </w:rPr>
                <w:t>go</w:t>
              </w:r>
            </w:ins>
          </w:p>
        </w:tc>
        <w:tc>
          <w:tcPr>
            <w:tcW w:w="3960" w:type="dxa"/>
            <w:tcBorders>
              <w:top w:val="single" w:sz="6" w:space="0" w:color="000000"/>
              <w:bottom w:val="single" w:sz="6" w:space="0" w:color="000000"/>
            </w:tcBorders>
          </w:tcPr>
          <w:p w14:paraId="3BC8CF2D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personagem principal fibrinha</w:t>
            </w:r>
          </w:p>
        </w:tc>
        <w:tc>
          <w:tcPr>
            <w:tcW w:w="1815" w:type="dxa"/>
            <w:tcBorders>
              <w:top w:val="single" w:sz="6" w:space="0" w:color="000000"/>
              <w:bottom w:val="single" w:sz="6" w:space="0" w:color="000000"/>
            </w:tcBorders>
          </w:tcPr>
          <w:p w14:paraId="21C0B54F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personagem_fibrinha.png</w:t>
            </w:r>
          </w:p>
        </w:tc>
      </w:tr>
      <w:tr w:rsidR="007C75A7" w14:paraId="7A956CEC" w14:textId="77777777">
        <w:tc>
          <w:tcPr>
            <w:tcW w:w="2415" w:type="dxa"/>
            <w:tcBorders>
              <w:top w:val="single" w:sz="6" w:space="0" w:color="000000"/>
              <w:bottom w:val="single" w:sz="6" w:space="0" w:color="000000"/>
            </w:tcBorders>
          </w:tcPr>
          <w:p w14:paraId="6CB5BD7C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8247" behindDoc="0" locked="0" layoutInCell="1" hidden="0" allowOverlap="1" wp14:anchorId="58A1F4BD" wp14:editId="5836CC9A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114300</wp:posOffset>
                  </wp:positionV>
                  <wp:extent cx="1333500" cy="1324490"/>
                  <wp:effectExtent l="0" t="0" r="0" b="0"/>
                  <wp:wrapSquare wrapText="bothSides" distT="114300" distB="114300" distL="114300" distR="114300"/>
                  <wp:docPr id="32" name="Picture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3244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05" w:type="dxa"/>
            <w:tcBorders>
              <w:top w:val="single" w:sz="6" w:space="0" w:color="000000"/>
              <w:bottom w:val="single" w:sz="6" w:space="0" w:color="000000"/>
            </w:tcBorders>
          </w:tcPr>
          <w:p w14:paraId="13333868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sala de conferência</w:t>
            </w:r>
          </w:p>
        </w:tc>
        <w:tc>
          <w:tcPr>
            <w:tcW w:w="3960" w:type="dxa"/>
            <w:tcBorders>
              <w:top w:val="single" w:sz="6" w:space="0" w:color="000000"/>
              <w:bottom w:val="single" w:sz="6" w:space="0" w:color="000000"/>
            </w:tcBorders>
          </w:tcPr>
          <w:p w14:paraId="2F07B916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 xml:space="preserve">boss final </w:t>
            </w:r>
            <w:proofErr w:type="spellStart"/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cobrinho</w:t>
            </w:r>
            <w:proofErr w:type="spellEnd"/>
          </w:p>
        </w:tc>
        <w:tc>
          <w:tcPr>
            <w:tcW w:w="1815" w:type="dxa"/>
            <w:tcBorders>
              <w:top w:val="single" w:sz="6" w:space="0" w:color="000000"/>
              <w:bottom w:val="single" w:sz="6" w:space="0" w:color="000000"/>
            </w:tcBorders>
          </w:tcPr>
          <w:p w14:paraId="56544986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personagem_cobrinho.png</w:t>
            </w:r>
          </w:p>
        </w:tc>
      </w:tr>
      <w:tr w:rsidR="007C75A7" w14:paraId="50800161" w14:textId="77777777">
        <w:tc>
          <w:tcPr>
            <w:tcW w:w="2415" w:type="dxa"/>
            <w:tcBorders>
              <w:top w:val="single" w:sz="6" w:space="0" w:color="000000"/>
            </w:tcBorders>
          </w:tcPr>
          <w:p w14:paraId="5180925E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8248" behindDoc="0" locked="0" layoutInCell="1" hidden="0" allowOverlap="1" wp14:anchorId="495416E6" wp14:editId="39FF3F0F">
                  <wp:simplePos x="0" y="0"/>
                  <wp:positionH relativeFrom="column">
                    <wp:posOffset>57151</wp:posOffset>
                  </wp:positionH>
                  <wp:positionV relativeFrom="paragraph">
                    <wp:posOffset>123825</wp:posOffset>
                  </wp:positionV>
                  <wp:extent cx="1278699" cy="1333500"/>
                  <wp:effectExtent l="0" t="0" r="0" b="0"/>
                  <wp:wrapNone/>
                  <wp:docPr id="24" name="Picture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699" cy="1333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05" w:type="dxa"/>
            <w:tcBorders>
              <w:top w:val="single" w:sz="6" w:space="0" w:color="000000"/>
            </w:tcBorders>
          </w:tcPr>
          <w:p w14:paraId="4C7C0B12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tela inicial</w:t>
            </w:r>
          </w:p>
        </w:tc>
        <w:tc>
          <w:tcPr>
            <w:tcW w:w="3960" w:type="dxa"/>
            <w:tcBorders>
              <w:top w:val="single" w:sz="6" w:space="0" w:color="000000"/>
            </w:tcBorders>
          </w:tcPr>
          <w:p w14:paraId="4DC19318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tela inicial</w:t>
            </w:r>
          </w:p>
        </w:tc>
        <w:tc>
          <w:tcPr>
            <w:tcW w:w="1815" w:type="dxa"/>
            <w:tcBorders>
              <w:top w:val="single" w:sz="6" w:space="0" w:color="000000"/>
            </w:tcBorders>
          </w:tcPr>
          <w:p w14:paraId="1634EC98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tela_inicial.png</w:t>
            </w:r>
          </w:p>
          <w:p w14:paraId="076533C7" w14:textId="77777777" w:rsidR="007C75A7" w:rsidRDefault="007C75A7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</w:p>
        </w:tc>
      </w:tr>
      <w:tr w:rsidR="007C75A7" w14:paraId="2376B99B" w14:textId="77777777">
        <w:trPr>
          <w:trHeight w:val="368"/>
        </w:trPr>
        <w:tc>
          <w:tcPr>
            <w:tcW w:w="2415" w:type="dxa"/>
            <w:tcBorders>
              <w:top w:val="single" w:sz="6" w:space="0" w:color="000000"/>
            </w:tcBorders>
          </w:tcPr>
          <w:p w14:paraId="59C1C6E5" w14:textId="77777777" w:rsidR="007C75A7" w:rsidRDefault="009664D2">
            <w:pPr>
              <w:spacing w:before="120" w:after="120" w:line="360" w:lineRule="auto"/>
              <w:ind w:left="2520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8249" behindDoc="0" locked="0" layoutInCell="1" hidden="0" allowOverlap="1" wp14:anchorId="1023038F" wp14:editId="2A4C4803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190500</wp:posOffset>
                  </wp:positionV>
                  <wp:extent cx="1333500" cy="1325217"/>
                  <wp:effectExtent l="0" t="0" r="0" b="0"/>
                  <wp:wrapSquare wrapText="bothSides" distT="114300" distB="114300" distL="114300" distR="114300"/>
                  <wp:docPr id="37" name="Picture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3252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05" w:type="dxa"/>
            <w:tcBorders>
              <w:top w:val="single" w:sz="6" w:space="0" w:color="000000"/>
            </w:tcBorders>
          </w:tcPr>
          <w:p w14:paraId="79F8252A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sala de conferência, elevador</w:t>
            </w:r>
          </w:p>
        </w:tc>
        <w:tc>
          <w:tcPr>
            <w:tcW w:w="3960" w:type="dxa"/>
            <w:tcBorders>
              <w:top w:val="single" w:sz="6" w:space="0" w:color="000000"/>
            </w:tcBorders>
          </w:tcPr>
          <w:p w14:paraId="3FB6C4A1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boss inicial choquinho</w:t>
            </w:r>
          </w:p>
        </w:tc>
        <w:tc>
          <w:tcPr>
            <w:tcW w:w="1815" w:type="dxa"/>
            <w:tcBorders>
              <w:top w:val="single" w:sz="6" w:space="0" w:color="000000"/>
            </w:tcBorders>
          </w:tcPr>
          <w:p w14:paraId="61A21E71" w14:textId="77777777" w:rsidR="007C75A7" w:rsidRDefault="009664D2">
            <w:pPr>
              <w:keepLines/>
              <w:spacing w:line="360" w:lineRule="auto"/>
              <w:jc w:val="both"/>
              <w:rPr>
                <w:rFonts w:ascii="Manrope Medium" w:eastAsia="Manrope Medium" w:hAnsi="Manrope Medium" w:cs="Manrope Medium"/>
                <w:sz w:val="18"/>
                <w:szCs w:val="18"/>
              </w:rPr>
            </w:pPr>
            <w:r>
              <w:rPr>
                <w:rFonts w:ascii="Manrope Medium" w:eastAsia="Manrope Medium" w:hAnsi="Manrope Medium" w:cs="Manrope Medium"/>
                <w:sz w:val="18"/>
                <w:szCs w:val="18"/>
              </w:rPr>
              <w:t>personagem_choquinho.png</w:t>
            </w:r>
          </w:p>
        </w:tc>
      </w:tr>
    </w:tbl>
    <w:p w14:paraId="1CBB4002" w14:textId="77777777" w:rsidR="007C75A7" w:rsidRDefault="009664D2">
      <w:pPr>
        <w:pStyle w:val="Title"/>
        <w:numPr>
          <w:ilvl w:val="0"/>
          <w:numId w:val="3"/>
        </w:numPr>
      </w:pPr>
      <w:bookmarkStart w:id="427" w:name="_heading=h.2xcytpi" w:colFirst="0" w:colLast="0"/>
      <w:bookmarkEnd w:id="427"/>
      <w:r>
        <w:t>Efeitos Sonoros e Música</w:t>
      </w:r>
    </w:p>
    <w:p w14:paraId="56935841" w14:textId="77777777" w:rsidR="007C75A7" w:rsidRDefault="007C75A7"/>
    <w:p w14:paraId="6DAD930C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36EF209B" w14:textId="77777777" w:rsidR="007C75A7" w:rsidRDefault="009664D2">
      <w:pPr>
        <w:keepNext/>
        <w:keepLines/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>Sons de interação com a interface</w:t>
      </w:r>
    </w:p>
    <w:p w14:paraId="0EC2ADDB" w14:textId="77777777" w:rsidR="007C75A7" w:rsidRDefault="009664D2">
      <w:pPr>
        <w:spacing w:before="120" w:after="120" w:line="360" w:lineRule="auto"/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Tanto na tela de início, quanto durante o jogo, haverá uma música de fundo tocando para complementar a experiência e torná-la mais divertida. Os botões clicáveis durante a batalha emitirão sons que identifiquem a resposta como correta ou não, assim também para os danos tomados pelos personagens.</w:t>
      </w:r>
    </w:p>
    <w:p w14:paraId="5D947257" w14:textId="77777777" w:rsidR="007C75A7" w:rsidRDefault="007C75A7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22F34DE5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6B001F4F" w14:textId="77777777" w:rsidR="007C75A7" w:rsidRDefault="009664D2">
      <w:pPr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>Sons de ação dentro do game</w:t>
      </w:r>
    </w:p>
    <w:p w14:paraId="7EBE00B9" w14:textId="77777777" w:rsidR="007C75A7" w:rsidRDefault="009664D2">
      <w:pPr>
        <w:spacing w:before="120" w:after="120" w:line="360" w:lineRule="auto"/>
        <w:ind w:left="25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Os sons de ação estarão presentes principalmente nas cenas de batalha, nas quais, sempre que um personagem for atacado e levar dano, emitirá um barulho correspondente.</w:t>
      </w:r>
    </w:p>
    <w:p w14:paraId="5A2EB01E" w14:textId="77777777" w:rsidR="007C75A7" w:rsidRDefault="007C75A7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4C2752ED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1BA53ABF" w14:textId="77777777" w:rsidR="007C75A7" w:rsidRDefault="009664D2">
      <w:pPr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>Trilha sonora</w:t>
      </w:r>
    </w:p>
    <w:p w14:paraId="2CCB7366" w14:textId="77777777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No jogo serão utilizados sons diferentes para cada cena. Na tela de início, um barulho de chuva tocará. Assim que o jogo for iniciado, uma música ambiente, mas animada, tocará no lugar. Por fim, nas batalhas, outras duas músicas serão tocadas; na primeira delas, no elevador, uma música comum a esse ambiente iniciará, já na segunda batalha, com o boss final, o ambiente de tensão será provocado por uma música mais intensa.</w:t>
      </w:r>
    </w:p>
    <w:p w14:paraId="1416EADF" w14:textId="77777777" w:rsidR="007C75A7" w:rsidRDefault="009664D2">
      <w:pPr>
        <w:pStyle w:val="Title"/>
        <w:numPr>
          <w:ilvl w:val="0"/>
          <w:numId w:val="3"/>
        </w:numPr>
      </w:pPr>
      <w:bookmarkStart w:id="428" w:name="_heading=h.1ci93xb" w:colFirst="0" w:colLast="0"/>
      <w:bookmarkEnd w:id="428"/>
      <w:r>
        <w:t>Análise de Mercado</w:t>
      </w:r>
    </w:p>
    <w:p w14:paraId="4E3D262E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1AEEA341" w14:textId="77777777" w:rsidR="007C75A7" w:rsidRDefault="009664D2">
      <w:pPr>
        <w:numPr>
          <w:ilvl w:val="1"/>
          <w:numId w:val="3"/>
        </w:numPr>
        <w:spacing w:before="240" w:after="240"/>
      </w:pPr>
      <w:r>
        <w:rPr>
          <w:sz w:val="24"/>
          <w:szCs w:val="24"/>
        </w:rPr>
        <w:t>Contextualizar a indústria</w:t>
      </w:r>
      <w:r>
        <w:t xml:space="preserve">. </w:t>
      </w:r>
      <w:r>
        <w:rPr>
          <w:sz w:val="24"/>
          <w:szCs w:val="24"/>
        </w:rPr>
        <w:t>Abordar os principais players, modelos de negócio, tendências. Dar uma visão de mercado e concorrência.</w:t>
      </w:r>
    </w:p>
    <w:p w14:paraId="6820EE19" w14:textId="6AA4CEAF" w:rsidR="007C75A7" w:rsidRDefault="009664D2" w:rsidP="5E058F70">
      <w:pPr>
        <w:spacing w:before="240" w:after="240" w:line="360" w:lineRule="auto"/>
        <w:ind w:left="2551"/>
        <w:jc w:val="both"/>
        <w:rPr>
          <w:ins w:id="429" w:author="Daniel Mendez" w:date="2023-03-25T02:22:00Z"/>
          <w:rFonts w:ascii="Manrope" w:eastAsia="Manrope" w:hAnsi="Manrope" w:cs="Manrope"/>
          <w:sz w:val="20"/>
          <w:szCs w:val="20"/>
        </w:rPr>
      </w:pPr>
      <w:commentRangeStart w:id="430"/>
      <w:del w:id="431" w:author="MARCELO LUIZ DO AMARAL" w:date="2023-03-16T17:42:00Z">
        <w:r w:rsidDel="005C1FD9">
          <w:rPr>
            <w:rFonts w:ascii="Manrope" w:eastAsia="Manrope" w:hAnsi="Manrope" w:cs="Manrope"/>
            <w:sz w:val="20"/>
            <w:szCs w:val="20"/>
          </w:rPr>
          <w:delText xml:space="preserve">R: </w:delText>
        </w:r>
      </w:del>
      <w:r>
        <w:rPr>
          <w:rFonts w:ascii="Manrope" w:eastAsia="Manrope" w:hAnsi="Manrope" w:cs="Manrope"/>
          <w:sz w:val="20"/>
          <w:szCs w:val="20"/>
        </w:rPr>
        <w:t xml:space="preserve">Antes de </w:t>
      </w:r>
      <w:ins w:id="432" w:author="victor oliveira" w:date="2023-03-21T15:45:00Z">
        <w:r w:rsidR="00B50FB5">
          <w:rPr>
            <w:rFonts w:ascii="Manrope" w:eastAsia="Manrope" w:hAnsi="Manrope" w:cs="Manrope"/>
            <w:sz w:val="20"/>
            <w:szCs w:val="20"/>
          </w:rPr>
          <w:t>mudar seu nome para</w:t>
        </w:r>
      </w:ins>
      <w:del w:id="433" w:author="victor oliveira" w:date="2023-03-21T15:45:00Z">
        <w:r w:rsidDel="00B50FB5">
          <w:rPr>
            <w:rFonts w:ascii="Manrope" w:eastAsia="Manrope" w:hAnsi="Manrope" w:cs="Manrope"/>
            <w:sz w:val="20"/>
            <w:szCs w:val="20"/>
          </w:rPr>
          <w:delText>ser nominada</w:delText>
        </w:r>
      </w:del>
      <w:ins w:id="434" w:author="MARCELO LUIZ DO AMARAL" w:date="2023-03-16T17:43:00Z">
        <w:r w:rsidR="005C1FD9">
          <w:rPr>
            <w:rFonts w:ascii="Manrope" w:eastAsia="Manrope" w:hAnsi="Manrope" w:cs="Manrope"/>
            <w:sz w:val="20"/>
            <w:szCs w:val="20"/>
          </w:rPr>
          <w:t xml:space="preserve"> </w:t>
        </w:r>
      </w:ins>
      <w:del w:id="435" w:author="victor oliveira" w:date="2023-03-21T15:35:00Z">
        <w:r w:rsidR="005C1FD9" w:rsidDel="00863E71">
          <w:rPr>
            <w:rFonts w:ascii="Manrope" w:eastAsia="Manrope" w:hAnsi="Manrope" w:cs="Manrope"/>
            <w:sz w:val="20"/>
            <w:szCs w:val="20"/>
          </w:rPr>
          <w:delText>de</w:delText>
        </w:r>
      </w:del>
      <w:del w:id="436" w:author="MARCELO LUIZ DO AMARAL" w:date="2023-03-16T17:43:00Z">
        <w:r w:rsidDel="005C1FD9">
          <w:rPr>
            <w:rFonts w:ascii="Manrope" w:eastAsia="Manrope" w:hAnsi="Manrope" w:cs="Manrope"/>
            <w:sz w:val="20"/>
            <w:szCs w:val="20"/>
          </w:rPr>
          <w:delText>:</w:delText>
        </w:r>
      </w:del>
      <w:r>
        <w:rPr>
          <w:rFonts w:ascii="Manrope" w:eastAsia="Manrope" w:hAnsi="Manrope" w:cs="Manrope"/>
          <w:sz w:val="20"/>
          <w:szCs w:val="20"/>
        </w:rPr>
        <w:t xml:space="preserve"> </w:t>
      </w:r>
      <w:proofErr w:type="spellStart"/>
      <w:proofErr w:type="gramStart"/>
      <w:r>
        <w:rPr>
          <w:rFonts w:ascii="Manrope" w:eastAsia="Manrope" w:hAnsi="Manrope" w:cs="Manrope"/>
          <w:sz w:val="20"/>
          <w:szCs w:val="20"/>
        </w:rPr>
        <w:t>V.Tal</w:t>
      </w:r>
      <w:proofErr w:type="spellEnd"/>
      <w:proofErr w:type="gramEnd"/>
      <w:r>
        <w:rPr>
          <w:rFonts w:ascii="Manrope" w:eastAsia="Manrope" w:hAnsi="Manrope" w:cs="Manrope"/>
          <w:sz w:val="20"/>
          <w:szCs w:val="20"/>
        </w:rPr>
        <w:t xml:space="preserve"> e estabilizar-se no mercado como uma empresa de fibra óptic</w:t>
      </w:r>
      <w:ins w:id="437" w:author="victor oliveira" w:date="2023-03-21T15:44:00Z">
        <w:r w:rsidR="00B50FB5">
          <w:rPr>
            <w:rFonts w:ascii="Manrope" w:eastAsia="Manrope" w:hAnsi="Manrope" w:cs="Manrope"/>
            <w:sz w:val="20"/>
            <w:szCs w:val="20"/>
          </w:rPr>
          <w:t>a</w:t>
        </w:r>
      </w:ins>
      <w:del w:id="438" w:author="victor oliveira" w:date="2023-03-21T15:44:00Z">
        <w:r w:rsidDel="00B50FB5">
          <w:rPr>
            <w:rFonts w:ascii="Manrope" w:eastAsia="Manrope" w:hAnsi="Manrope" w:cs="Manrope"/>
            <w:sz w:val="20"/>
            <w:szCs w:val="20"/>
          </w:rPr>
          <w:delText>a com rede</w:delText>
        </w:r>
      </w:del>
      <w:r>
        <w:rPr>
          <w:rFonts w:ascii="Manrope" w:eastAsia="Manrope" w:hAnsi="Manrope" w:cs="Manrope"/>
          <w:sz w:val="20"/>
          <w:szCs w:val="20"/>
        </w:rPr>
        <w:t xml:space="preserve"> neutra</w:t>
      </w:r>
      <w:ins w:id="439" w:author="victor oliveira" w:date="2023-03-21T15:45:00Z">
        <w:r w:rsidR="00B50FB5">
          <w:rPr>
            <w:rFonts w:ascii="Manrope" w:eastAsia="Manrope" w:hAnsi="Manrope" w:cs="Manrope"/>
            <w:sz w:val="20"/>
            <w:szCs w:val="20"/>
          </w:rPr>
          <w:t xml:space="preserve"> que</w:t>
        </w:r>
      </w:ins>
      <w:del w:id="440" w:author="victor oliveira" w:date="2023-03-21T15:45:00Z">
        <w:r w:rsidDel="00B50FB5">
          <w:rPr>
            <w:rFonts w:ascii="Manrope" w:eastAsia="Manrope" w:hAnsi="Manrope" w:cs="Manrope"/>
            <w:sz w:val="20"/>
            <w:szCs w:val="20"/>
          </w:rPr>
          <w:delText>, na qual</w:delText>
        </w:r>
      </w:del>
      <w:r>
        <w:rPr>
          <w:rFonts w:ascii="Manrope" w:eastAsia="Manrope" w:hAnsi="Manrope" w:cs="Manrope"/>
          <w:sz w:val="20"/>
          <w:szCs w:val="20"/>
        </w:rPr>
        <w:t xml:space="preserve"> oferece</w:t>
      </w:r>
      <w:del w:id="441" w:author="victor oliveira" w:date="2023-03-21T15:45:00Z">
        <w:r w:rsidDel="00B50FB5">
          <w:rPr>
            <w:rFonts w:ascii="Manrope" w:eastAsia="Manrope" w:hAnsi="Manrope" w:cs="Manrope"/>
            <w:sz w:val="20"/>
            <w:szCs w:val="20"/>
          </w:rPr>
          <w:delText>,</w:delText>
        </w:r>
      </w:del>
      <w:r>
        <w:rPr>
          <w:rFonts w:ascii="Manrope" w:eastAsia="Manrope" w:hAnsi="Manrope" w:cs="Manrope"/>
          <w:sz w:val="20"/>
          <w:szCs w:val="20"/>
        </w:rPr>
        <w:t xml:space="preserve"> principalmente, o </w:t>
      </w:r>
      <w:del w:id="442" w:author="victor oliveira" w:date="2023-03-21T15:46:00Z">
        <w:r w:rsidDel="00B50FB5">
          <w:rPr>
            <w:rFonts w:ascii="Manrope" w:eastAsia="Manrope" w:hAnsi="Manrope" w:cs="Manrope"/>
            <w:sz w:val="20"/>
            <w:szCs w:val="20"/>
          </w:rPr>
          <w:delText>s</w:delText>
        </w:r>
      </w:del>
      <w:del w:id="443" w:author="victor oliveira" w:date="2023-03-21T15:45:00Z">
        <w:r w:rsidDel="00B50FB5">
          <w:rPr>
            <w:rFonts w:ascii="Manrope" w:eastAsia="Manrope" w:hAnsi="Manrope" w:cs="Manrope"/>
            <w:sz w:val="20"/>
            <w:szCs w:val="20"/>
          </w:rPr>
          <w:delText xml:space="preserve">erviço de </w:delText>
        </w:r>
      </w:del>
      <w:r>
        <w:rPr>
          <w:rFonts w:ascii="Manrope" w:eastAsia="Manrope" w:hAnsi="Manrope" w:cs="Manrope"/>
          <w:sz w:val="20"/>
          <w:szCs w:val="20"/>
        </w:rPr>
        <w:t xml:space="preserve">aluguel </w:t>
      </w:r>
      <w:ins w:id="444" w:author="victor oliveira" w:date="2023-03-21T15:46:00Z">
        <w:r w:rsidR="00B50FB5">
          <w:rPr>
            <w:rFonts w:ascii="Manrope" w:eastAsia="Manrope" w:hAnsi="Manrope" w:cs="Manrope"/>
            <w:sz w:val="20"/>
            <w:szCs w:val="20"/>
          </w:rPr>
          <w:t xml:space="preserve">de sua malha ótica </w:t>
        </w:r>
      </w:ins>
      <w:r>
        <w:rPr>
          <w:rFonts w:ascii="Manrope" w:eastAsia="Manrope" w:hAnsi="Manrope" w:cs="Manrope"/>
          <w:sz w:val="20"/>
          <w:szCs w:val="20"/>
        </w:rPr>
        <w:t>para empresas como</w:t>
      </w:r>
      <w:del w:id="445" w:author="victor oliveira" w:date="2023-03-21T15:48:00Z">
        <w:r w:rsidDel="00B50FB5">
          <w:rPr>
            <w:rFonts w:ascii="Manrope" w:eastAsia="Manrope" w:hAnsi="Manrope" w:cs="Manrope"/>
            <w:sz w:val="20"/>
            <w:szCs w:val="20"/>
          </w:rPr>
          <w:delText>:</w:delText>
        </w:r>
      </w:del>
      <w:r>
        <w:rPr>
          <w:rFonts w:ascii="Manrope" w:eastAsia="Manrope" w:hAnsi="Manrope" w:cs="Manrope"/>
          <w:sz w:val="20"/>
          <w:szCs w:val="20"/>
        </w:rPr>
        <w:t xml:space="preserve"> Tim</w:t>
      </w:r>
      <w:ins w:id="446" w:author="victor oliveira" w:date="2023-03-21T15:48:00Z">
        <w:r w:rsidR="00B50FB5">
          <w:rPr>
            <w:rFonts w:ascii="Manrope" w:eastAsia="Manrope" w:hAnsi="Manrope" w:cs="Manrope"/>
            <w:sz w:val="20"/>
            <w:szCs w:val="20"/>
          </w:rPr>
          <w:t>,</w:t>
        </w:r>
      </w:ins>
      <w:del w:id="447" w:author="victor oliveira" w:date="2023-03-21T15:48:00Z">
        <w:r w:rsidDel="00B50FB5">
          <w:rPr>
            <w:rFonts w:ascii="Manrope" w:eastAsia="Manrope" w:hAnsi="Manrope" w:cs="Manrope"/>
            <w:sz w:val="20"/>
            <w:szCs w:val="20"/>
          </w:rPr>
          <w:delText xml:space="preserve"> e</w:delText>
        </w:r>
      </w:del>
      <w:r>
        <w:rPr>
          <w:rFonts w:ascii="Manrope" w:eastAsia="Manrope" w:hAnsi="Manrope" w:cs="Manrope"/>
          <w:sz w:val="20"/>
          <w:szCs w:val="20"/>
        </w:rPr>
        <w:t xml:space="preserve"> Claro</w:t>
      </w:r>
      <w:ins w:id="448" w:author="victor oliveira" w:date="2023-03-21T15:48:00Z">
        <w:r w:rsidR="00B50FB5">
          <w:rPr>
            <w:rFonts w:ascii="Manrope" w:eastAsia="Manrope" w:hAnsi="Manrope" w:cs="Manrope"/>
            <w:sz w:val="20"/>
            <w:szCs w:val="20"/>
          </w:rPr>
          <w:t xml:space="preserve"> e OI</w:t>
        </w:r>
      </w:ins>
      <w:ins w:id="449" w:author="victor oliveira" w:date="2023-03-21T15:50:00Z">
        <w:r w:rsidR="00B50FB5">
          <w:rPr>
            <w:rFonts w:ascii="Manrope" w:eastAsia="Manrope" w:hAnsi="Manrope" w:cs="Manrope"/>
            <w:sz w:val="20"/>
            <w:szCs w:val="20"/>
          </w:rPr>
          <w:t>,</w:t>
        </w:r>
      </w:ins>
      <w:del w:id="450" w:author="victor oliveira" w:date="2023-03-21T15:48:00Z">
        <w:r w:rsidDel="00B50FB5">
          <w:rPr>
            <w:rFonts w:ascii="Manrope" w:eastAsia="Manrope" w:hAnsi="Manrope" w:cs="Manrope"/>
            <w:sz w:val="20"/>
            <w:szCs w:val="20"/>
          </w:rPr>
          <w:delText>,</w:delText>
        </w:r>
      </w:del>
      <w:r>
        <w:rPr>
          <w:rFonts w:ascii="Manrope" w:eastAsia="Manrope" w:hAnsi="Manrope" w:cs="Manrope"/>
          <w:sz w:val="20"/>
          <w:szCs w:val="20"/>
        </w:rPr>
        <w:t xml:space="preserve"> </w:t>
      </w:r>
      <w:ins w:id="451" w:author="victor oliveira" w:date="2023-03-21T15:49:00Z">
        <w:r w:rsidR="00B50FB5">
          <w:rPr>
            <w:rFonts w:ascii="Manrope" w:eastAsia="Manrope" w:hAnsi="Manrope" w:cs="Manrope"/>
            <w:sz w:val="20"/>
            <w:szCs w:val="20"/>
          </w:rPr>
          <w:t>ela</w:t>
        </w:r>
      </w:ins>
      <w:del w:id="452" w:author="victor oliveira" w:date="2023-03-21T15:48:00Z">
        <w:r w:rsidDel="00B50FB5">
          <w:rPr>
            <w:rFonts w:ascii="Manrope" w:eastAsia="Manrope" w:hAnsi="Manrope" w:cs="Manrope"/>
            <w:sz w:val="20"/>
            <w:szCs w:val="20"/>
          </w:rPr>
          <w:delText>era</w:delText>
        </w:r>
      </w:del>
      <w:del w:id="453" w:author="victor oliveira" w:date="2023-03-21T15:49:00Z">
        <w:r w:rsidDel="00B50FB5">
          <w:rPr>
            <w:rFonts w:ascii="Manrope" w:eastAsia="Manrope" w:hAnsi="Manrope" w:cs="Manrope"/>
            <w:sz w:val="20"/>
            <w:szCs w:val="20"/>
          </w:rPr>
          <w:delText xml:space="preserve"> antes</w:delText>
        </w:r>
      </w:del>
      <w:r>
        <w:rPr>
          <w:rFonts w:ascii="Manrope" w:eastAsia="Manrope" w:hAnsi="Manrope" w:cs="Manrope"/>
          <w:sz w:val="20"/>
          <w:szCs w:val="20"/>
        </w:rPr>
        <w:t xml:space="preserve"> </w:t>
      </w:r>
      <w:ins w:id="454" w:author="victor oliveira" w:date="2023-03-21T15:49:00Z">
        <w:r w:rsidR="00B50FB5">
          <w:rPr>
            <w:rFonts w:ascii="Manrope" w:eastAsia="Manrope" w:hAnsi="Manrope" w:cs="Manrope"/>
            <w:sz w:val="20"/>
            <w:szCs w:val="20"/>
          </w:rPr>
          <w:t xml:space="preserve">era </w:t>
        </w:r>
      </w:ins>
      <w:r>
        <w:rPr>
          <w:rFonts w:ascii="Manrope" w:eastAsia="Manrope" w:hAnsi="Manrope" w:cs="Manrope"/>
          <w:sz w:val="20"/>
          <w:szCs w:val="20"/>
        </w:rPr>
        <w:t>apenas um “braço” da Oi</w:t>
      </w:r>
      <w:ins w:id="455" w:author="victor oliveira" w:date="2023-03-21T15:51:00Z">
        <w:r w:rsidR="00B50FB5">
          <w:rPr>
            <w:rFonts w:ascii="Manrope" w:eastAsia="Manrope" w:hAnsi="Manrope" w:cs="Manrope"/>
            <w:sz w:val="20"/>
            <w:szCs w:val="20"/>
          </w:rPr>
          <w:t xml:space="preserve">. </w:t>
        </w:r>
      </w:ins>
      <w:ins w:id="456" w:author="victor oliveira" w:date="2023-03-21T15:52:00Z">
        <w:r w:rsidR="00B50FB5">
          <w:rPr>
            <w:rFonts w:ascii="Manrope" w:eastAsia="Manrope" w:hAnsi="Manrope" w:cs="Manrope"/>
            <w:sz w:val="20"/>
            <w:szCs w:val="20"/>
          </w:rPr>
          <w:t>(reescrever)</w:t>
        </w:r>
      </w:ins>
      <w:del w:id="457" w:author="victor oliveira" w:date="2023-03-21T15:51:00Z">
        <w:r w:rsidDel="00B50FB5">
          <w:rPr>
            <w:rFonts w:ascii="Manrope" w:eastAsia="Manrope" w:hAnsi="Manrope" w:cs="Manrope"/>
            <w:sz w:val="20"/>
            <w:szCs w:val="20"/>
          </w:rPr>
          <w:delText>.</w:delText>
        </w:r>
      </w:del>
    </w:p>
    <w:p w14:paraId="279051B7" w14:textId="5504D950" w:rsidR="007C75A7" w:rsidRDefault="009664D2" w:rsidP="478C7763">
      <w:pPr>
        <w:spacing w:before="240" w:after="240" w:line="360" w:lineRule="auto"/>
        <w:ind w:left="2551"/>
        <w:jc w:val="both"/>
        <w:rPr>
          <w:ins w:id="458" w:author="Daniel Mendez" w:date="2023-03-25T02:18:00Z"/>
          <w:rFonts w:ascii="Manrope" w:eastAsia="Manrope" w:hAnsi="Manrope" w:cs="Manrope"/>
          <w:sz w:val="20"/>
          <w:szCs w:val="20"/>
        </w:rPr>
      </w:pPr>
      <w:del w:id="459" w:author="victor oliveira" w:date="2023-03-21T15:51:00Z">
        <w:r w:rsidDel="00B50FB5">
          <w:rPr>
            <w:rFonts w:ascii="Manrope" w:eastAsia="Manrope" w:hAnsi="Manrope" w:cs="Manrope"/>
            <w:sz w:val="20"/>
            <w:szCs w:val="20"/>
          </w:rPr>
          <w:delText xml:space="preserve"> </w:delText>
        </w:r>
      </w:del>
      <w:commentRangeEnd w:id="430"/>
      <w:r>
        <w:rPr>
          <w:rStyle w:val="CommentReference"/>
        </w:rPr>
        <w:commentReference w:id="430"/>
      </w:r>
      <w:r>
        <w:rPr>
          <w:rFonts w:ascii="Manrope" w:eastAsia="Manrope" w:hAnsi="Manrope" w:cs="Manrope"/>
          <w:sz w:val="20"/>
          <w:szCs w:val="20"/>
        </w:rPr>
        <w:t xml:space="preserve">Porém, com a recuperação </w:t>
      </w:r>
      <w:r w:rsidR="10923D25" w:rsidRPr="10923D25">
        <w:rPr>
          <w:rFonts w:ascii="Manrope" w:eastAsia="Manrope" w:hAnsi="Manrope" w:cs="Manrope"/>
          <w:sz w:val="20"/>
          <w:szCs w:val="20"/>
        </w:rPr>
        <w:t>judicial</w:t>
      </w:r>
      <w:ins w:id="460" w:author="Daniel Mendez" w:date="2023-03-25T02:11:00Z">
        <w:r w:rsidR="10923D25" w:rsidRPr="10923D25">
          <w:rPr>
            <w:rFonts w:ascii="Manrope" w:eastAsia="Manrope" w:hAnsi="Manrope" w:cs="Manrope"/>
            <w:sz w:val="20"/>
            <w:szCs w:val="20"/>
          </w:rPr>
          <w:t xml:space="preserve"> </w:t>
        </w:r>
      </w:ins>
      <w:ins w:id="461" w:author="Daniel Mendez" w:date="2023-03-25T02:18:00Z">
        <w:r w:rsidR="478C7763" w:rsidRPr="478C7763">
          <w:rPr>
            <w:rFonts w:ascii="Manrope" w:eastAsia="Manrope" w:hAnsi="Manrope" w:cs="Manrope"/>
            <w:sz w:val="20"/>
            <w:szCs w:val="20"/>
          </w:rPr>
          <w:t xml:space="preserve">que a empresa </w:t>
        </w:r>
      </w:ins>
      <w:ins w:id="462" w:author="Daniel Mendez" w:date="2023-03-25T02:11:00Z">
        <w:r w:rsidR="6ABEA772" w:rsidRPr="6ABEA772">
          <w:rPr>
            <w:rFonts w:ascii="Manrope" w:eastAsia="Manrope" w:hAnsi="Manrope" w:cs="Manrope"/>
            <w:sz w:val="20"/>
            <w:szCs w:val="20"/>
          </w:rPr>
          <w:t>OI</w:t>
        </w:r>
      </w:ins>
      <w:ins w:id="463" w:author="Daniel Mendez" w:date="2023-03-25T02:18:00Z">
        <w:r w:rsidR="478C7763" w:rsidRPr="478C7763">
          <w:rPr>
            <w:rFonts w:ascii="Manrope" w:eastAsia="Manrope" w:hAnsi="Manrope" w:cs="Manrope"/>
            <w:sz w:val="20"/>
            <w:szCs w:val="20"/>
          </w:rPr>
          <w:t xml:space="preserve"> sofreu</w:t>
        </w:r>
      </w:ins>
      <w:r>
        <w:rPr>
          <w:rFonts w:ascii="Manrope" w:eastAsia="Manrope" w:hAnsi="Manrope" w:cs="Manrope"/>
          <w:sz w:val="20"/>
          <w:szCs w:val="20"/>
        </w:rPr>
        <w:t xml:space="preserve">, ela se tornou independente e tem hoje o BTG como sócio/dono </w:t>
      </w:r>
      <w:r>
        <w:rPr>
          <w:rFonts w:ascii="Manrope" w:eastAsia="Manrope" w:hAnsi="Manrope" w:cs="Manrope"/>
          <w:sz w:val="20"/>
          <w:szCs w:val="20"/>
        </w:rPr>
        <w:t>m</w:t>
      </w:r>
      <w:r>
        <w:rPr>
          <w:rFonts w:ascii="Manrope" w:eastAsia="Manrope" w:hAnsi="Manrope" w:cs="Manrope"/>
          <w:sz w:val="20"/>
          <w:szCs w:val="20"/>
        </w:rPr>
        <w:t>ajoritário.</w:t>
      </w:r>
    </w:p>
    <w:p w14:paraId="4FF9C7B5" w14:textId="00EBA1E1" w:rsidR="007C75A7" w:rsidRDefault="009664D2">
      <w:pPr>
        <w:spacing w:before="240" w:after="24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del w:id="464" w:author="Daniel Mendez" w:date="2023-03-25T02:18:00Z">
        <w:r>
          <w:rPr>
            <w:rFonts w:ascii="Manrope" w:eastAsia="Manrope" w:hAnsi="Manrope" w:cs="Manrope"/>
            <w:sz w:val="20"/>
            <w:szCs w:val="20"/>
          </w:rPr>
          <w:delText xml:space="preserve"> </w:delText>
        </w:r>
      </w:del>
      <w:r>
        <w:rPr>
          <w:rFonts w:ascii="Manrope" w:eastAsia="Manrope" w:hAnsi="Manrope" w:cs="Manrope"/>
          <w:sz w:val="20"/>
          <w:szCs w:val="20"/>
        </w:rPr>
        <w:t xml:space="preserve">Importante dizer que a </w:t>
      </w:r>
      <w:proofErr w:type="spellStart"/>
      <w:proofErr w:type="gramStart"/>
      <w:r>
        <w:rPr>
          <w:rFonts w:ascii="Manrope" w:eastAsia="Manrope" w:hAnsi="Manrope" w:cs="Manrope"/>
          <w:sz w:val="20"/>
          <w:szCs w:val="20"/>
        </w:rPr>
        <w:t>V.Tal</w:t>
      </w:r>
      <w:proofErr w:type="spellEnd"/>
      <w:proofErr w:type="gramEnd"/>
      <w:r>
        <w:rPr>
          <w:rFonts w:ascii="Manrope" w:eastAsia="Manrope" w:hAnsi="Manrope" w:cs="Manrope"/>
          <w:sz w:val="20"/>
          <w:szCs w:val="20"/>
        </w:rPr>
        <w:t xml:space="preserve"> é uma empresa BTB que conta com +3300 colaboradores, fatura R$ 3Bi e possui presença em todo país. Possuem </w:t>
      </w:r>
      <w:del w:id="465" w:author="Daniel Mendez" w:date="2023-03-25T02:21:00Z">
        <w:r>
          <w:rPr>
            <w:rFonts w:ascii="Manrope" w:eastAsia="Manrope" w:hAnsi="Manrope" w:cs="Manrope"/>
            <w:sz w:val="20"/>
            <w:szCs w:val="20"/>
          </w:rPr>
          <w:delText>"caixa forte"</w:delText>
        </w:r>
      </w:del>
      <w:ins w:id="466" w:author="Daniel Mendez" w:date="2023-03-25T02:21:00Z">
        <w:r w:rsidR="478C7763" w:rsidRPr="478C7763">
          <w:rPr>
            <w:rFonts w:ascii="Manrope" w:eastAsia="Manrope" w:hAnsi="Manrope" w:cs="Manrope"/>
            <w:sz w:val="20"/>
            <w:szCs w:val="20"/>
          </w:rPr>
          <w:t>uma "caixa forte</w:t>
        </w:r>
        <w:r w:rsidR="5E058F70" w:rsidRPr="5E058F70">
          <w:rPr>
            <w:rFonts w:ascii="Manrope" w:eastAsia="Manrope" w:hAnsi="Manrope" w:cs="Manrope"/>
            <w:sz w:val="20"/>
            <w:szCs w:val="20"/>
          </w:rPr>
          <w:t>", ou seja, capital disponível</w:t>
        </w:r>
      </w:ins>
      <w:r>
        <w:rPr>
          <w:rFonts w:ascii="Manrope" w:eastAsia="Manrope" w:hAnsi="Manrope" w:cs="Manrope"/>
          <w:sz w:val="20"/>
          <w:szCs w:val="20"/>
        </w:rPr>
        <w:t xml:space="preserve"> </w:t>
      </w:r>
      <w:del w:id="467" w:author="Daniel Mendez" w:date="2023-03-25T02:21:00Z">
        <w:r>
          <w:rPr>
            <w:rFonts w:ascii="Manrope" w:eastAsia="Manrope" w:hAnsi="Manrope" w:cs="Manrope"/>
            <w:sz w:val="20"/>
            <w:szCs w:val="20"/>
          </w:rPr>
          <w:delText>o</w:delText>
        </w:r>
      </w:del>
      <w:r>
        <w:rPr>
          <w:rFonts w:ascii="Manrope" w:eastAsia="Manrope" w:hAnsi="Manrope" w:cs="Manrope"/>
          <w:sz w:val="20"/>
          <w:szCs w:val="20"/>
        </w:rPr>
        <w:t xml:space="preserve"> que possibilita </w:t>
      </w:r>
      <w:ins w:id="468" w:author="Daniel Mendez" w:date="2023-03-25T02:21:00Z">
        <w:r w:rsidR="5E058F70" w:rsidRPr="5E058F70">
          <w:rPr>
            <w:rFonts w:ascii="Manrope" w:eastAsia="Manrope" w:hAnsi="Manrope" w:cs="Manrope"/>
            <w:sz w:val="20"/>
            <w:szCs w:val="20"/>
          </w:rPr>
          <w:t xml:space="preserve">a </w:t>
        </w:r>
        <w:proofErr w:type="spellStart"/>
        <w:r w:rsidR="5E058F70" w:rsidRPr="5E058F70">
          <w:rPr>
            <w:rFonts w:ascii="Manrope" w:eastAsia="Manrope" w:hAnsi="Manrope" w:cs="Manrope"/>
            <w:sz w:val="20"/>
            <w:szCs w:val="20"/>
          </w:rPr>
          <w:t>V.tal</w:t>
        </w:r>
        <w:proofErr w:type="spellEnd"/>
        <w:r w:rsidR="5E058F70" w:rsidRPr="5E058F70">
          <w:rPr>
            <w:rFonts w:ascii="Manrope" w:eastAsia="Manrope" w:hAnsi="Manrope" w:cs="Manrope"/>
            <w:sz w:val="20"/>
            <w:szCs w:val="20"/>
          </w:rPr>
          <w:t xml:space="preserve"> </w:t>
        </w:r>
      </w:ins>
      <w:r>
        <w:rPr>
          <w:rFonts w:ascii="Manrope" w:eastAsia="Manrope" w:hAnsi="Manrope" w:cs="Manrope"/>
          <w:sz w:val="20"/>
          <w:szCs w:val="20"/>
        </w:rPr>
        <w:t xml:space="preserve">testar, inovar e explorar espaços que não possuem infraestrutura de fibra, para adquirir uma vantagem competitiva em relação aos seus concorrentes. A aderência do 5G é um exemplo. </w:t>
      </w:r>
    </w:p>
    <w:p w14:paraId="3C6F5574" w14:textId="41E35C8D" w:rsidR="007C75A7" w:rsidRDefault="009664D2">
      <w:pPr>
        <w:spacing w:before="240" w:after="240" w:line="360" w:lineRule="auto"/>
        <w:ind w:left="2551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OBS: Por oferecer serviço neutro e possuir a Oi com 31% das cotas</w:t>
      </w:r>
      <w:ins w:id="469" w:author="MARCELO LUIZ DO AMARAL" w:date="2023-03-16T17:44:00Z">
        <w:r w:rsidR="005C1FD9">
          <w:rPr>
            <w:rFonts w:ascii="Manrope" w:eastAsia="Manrope" w:hAnsi="Manrope" w:cs="Manrope"/>
            <w:sz w:val="20"/>
            <w:szCs w:val="20"/>
          </w:rPr>
          <w:t>,</w:t>
        </w:r>
      </w:ins>
      <w:r>
        <w:rPr>
          <w:rFonts w:ascii="Manrope" w:eastAsia="Manrope" w:hAnsi="Manrope" w:cs="Manrope"/>
          <w:sz w:val="20"/>
          <w:szCs w:val="20"/>
        </w:rPr>
        <w:t xml:space="preserve"> gera</w:t>
      </w:r>
      <w:ins w:id="470" w:author="MARCELO LUIZ DO AMARAL" w:date="2023-03-16T17:44:00Z">
        <w:r w:rsidR="005C1FD9">
          <w:rPr>
            <w:rFonts w:ascii="Manrope" w:eastAsia="Manrope" w:hAnsi="Manrope" w:cs="Manrope"/>
            <w:sz w:val="20"/>
            <w:szCs w:val="20"/>
          </w:rPr>
          <w:t>ndo</w:t>
        </w:r>
      </w:ins>
      <w:r>
        <w:rPr>
          <w:rFonts w:ascii="Manrope" w:eastAsia="Manrope" w:hAnsi="Manrope" w:cs="Manrope"/>
          <w:sz w:val="20"/>
          <w:szCs w:val="20"/>
        </w:rPr>
        <w:t xml:space="preserve"> um conflito com seus clientes, pois suspeitam que haja vazamento de informações. A VIVO, se tornou uma concorrente, por exemplo. </w:t>
      </w:r>
    </w:p>
    <w:p w14:paraId="162E0FCC" w14:textId="77777777" w:rsidR="007C75A7" w:rsidRDefault="009664D2">
      <w:pPr>
        <w:keepNext/>
        <w:keepLines/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>Análise SWOT</w:t>
      </w:r>
    </w:p>
    <w:p w14:paraId="0020B19F" w14:textId="54C2D4F1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</w:rPr>
      </w:pPr>
      <w:r>
        <w:rPr>
          <w:rFonts w:ascii="Manrope" w:eastAsia="Manrope" w:hAnsi="Manrope" w:cs="Manrope"/>
          <w:sz w:val="20"/>
          <w:szCs w:val="20"/>
        </w:rPr>
        <w:t xml:space="preserve">A </w:t>
      </w:r>
      <w:proofErr w:type="gramStart"/>
      <w:r>
        <w:rPr>
          <w:rFonts w:ascii="Manrope" w:eastAsia="Manrope" w:hAnsi="Manrope" w:cs="Manrope"/>
          <w:sz w:val="20"/>
          <w:szCs w:val="20"/>
        </w:rPr>
        <w:t>V.Tal</w:t>
      </w:r>
      <w:proofErr w:type="gramEnd"/>
      <w:r>
        <w:rPr>
          <w:rFonts w:ascii="Manrope" w:eastAsia="Manrope" w:hAnsi="Manrope" w:cs="Manrope"/>
          <w:sz w:val="20"/>
          <w:szCs w:val="20"/>
        </w:rPr>
        <w:t xml:space="preserve"> trabalha tanto no ramo das </w:t>
      </w:r>
      <w:del w:id="471" w:author="MARCELO LUIZ DO AMARAL" w:date="2023-03-16T17:44:00Z">
        <w:r w:rsidDel="005C1FD9">
          <w:rPr>
            <w:rFonts w:ascii="Manrope" w:eastAsia="Manrope" w:hAnsi="Manrope" w:cs="Manrope"/>
            <w:sz w:val="20"/>
            <w:szCs w:val="20"/>
          </w:rPr>
          <w:delText>telecom</w:delText>
        </w:r>
      </w:del>
      <w:ins w:id="472" w:author="MARCELO LUIZ DO AMARAL" w:date="2023-03-16T17:44:00Z">
        <w:r w:rsidR="005C1FD9">
          <w:rPr>
            <w:rFonts w:ascii="Manrope" w:eastAsia="Manrope" w:hAnsi="Manrope" w:cs="Manrope"/>
            <w:sz w:val="20"/>
            <w:szCs w:val="20"/>
          </w:rPr>
          <w:t>Telecom</w:t>
        </w:r>
      </w:ins>
      <w:r>
        <w:rPr>
          <w:rFonts w:ascii="Manrope" w:eastAsia="Manrope" w:hAnsi="Manrope" w:cs="Manrope"/>
          <w:sz w:val="20"/>
          <w:szCs w:val="20"/>
        </w:rPr>
        <w:t xml:space="preserve"> como oferecendo infra para as mesmas. A V.tal é uma gigante inovadora em B2B e B2C, sendo a principal empresa que oferece serviços de fibra óptica neutra, não apenas no Brasil como em toda a América Latina. A V.tal faz parte do grupo BTG além de ter várias parcerias com enormes empresas como a Tim, Huawei, Cisco, Claro, entre outras garantindo uma grande fonte de investimentos e poder de barganha. Apesar de ser uma empresa nova, já tem presença em mais de 20 milhões de casas, demonstrando a sua força no mercado. Porém, nem tudo são flores, a </w:t>
      </w:r>
      <w:proofErr w:type="gramStart"/>
      <w:r>
        <w:rPr>
          <w:rFonts w:ascii="Manrope" w:eastAsia="Manrope" w:hAnsi="Manrope" w:cs="Manrope"/>
          <w:sz w:val="20"/>
          <w:szCs w:val="20"/>
        </w:rPr>
        <w:t>V.Tal</w:t>
      </w:r>
      <w:proofErr w:type="gramEnd"/>
      <w:r>
        <w:rPr>
          <w:rFonts w:ascii="Manrope" w:eastAsia="Manrope" w:hAnsi="Manrope" w:cs="Manrope"/>
          <w:sz w:val="20"/>
          <w:szCs w:val="20"/>
        </w:rPr>
        <w:t xml:space="preserve"> transmite sua cultura organizacional de maneira ineficiente, relatando problemas com o compliance do código de ética em todas as áreas de trabalho.</w:t>
      </w:r>
    </w:p>
    <w:p w14:paraId="014AD032" w14:textId="77777777" w:rsidR="007C75A7" w:rsidRDefault="009664D2">
      <w:pPr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noProof/>
          <w:sz w:val="20"/>
          <w:szCs w:val="20"/>
        </w:rPr>
        <w:drawing>
          <wp:inline distT="114300" distB="114300" distL="114300" distR="114300" wp14:anchorId="4B73645F" wp14:editId="24DE5CB7">
            <wp:extent cx="6303900" cy="449580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1C0D2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</w:p>
    <w:p w14:paraId="5FEEF20B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6CC88688" w14:textId="77777777" w:rsidR="007C75A7" w:rsidRDefault="009664D2">
      <w:pPr>
        <w:keepNext/>
        <w:keepLines/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>5 Forças de Porter</w:t>
      </w:r>
    </w:p>
    <w:p w14:paraId="63DDF6E1" w14:textId="77777777" w:rsidR="007C75A7" w:rsidRDefault="009664D2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noProof/>
          <w:sz w:val="24"/>
          <w:szCs w:val="24"/>
        </w:rPr>
        <w:drawing>
          <wp:inline distT="114300" distB="114300" distL="114300" distR="114300" wp14:anchorId="0197A7E9" wp14:editId="32113770">
            <wp:extent cx="6303900" cy="35433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51018" w14:textId="77777777" w:rsidR="007C75A7" w:rsidRDefault="009664D2">
      <w:pPr>
        <w:spacing w:before="240" w:after="240"/>
        <w:ind w:left="2551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Rivalidade Entre Concorrentes: </w:t>
      </w:r>
    </w:p>
    <w:p w14:paraId="3B575A50" w14:textId="77777777" w:rsidR="007C75A7" w:rsidRDefault="009664D2">
      <w:pPr>
        <w:spacing w:before="240" w:after="240"/>
        <w:ind w:left="2551"/>
        <w:rPr>
          <w:rFonts w:ascii="Manrope" w:eastAsia="Manrope" w:hAnsi="Manrope" w:cs="Manrope"/>
          <w:sz w:val="20"/>
          <w:szCs w:val="20"/>
        </w:rPr>
      </w:pPr>
      <w:proofErr w:type="spellStart"/>
      <w:r>
        <w:rPr>
          <w:rFonts w:ascii="Manrope" w:eastAsia="Manrope" w:hAnsi="Manrope" w:cs="Manrope"/>
          <w:sz w:val="20"/>
          <w:szCs w:val="20"/>
        </w:rPr>
        <w:t>FiBrasil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criada pela vivo -&gt; vivo (cliente-âncora) =&gt; possui 51% que não se encaixa como fibra neutra;</w:t>
      </w:r>
    </w:p>
    <w:p w14:paraId="213070A1" w14:textId="77777777" w:rsidR="007C75A7" w:rsidRDefault="009664D2">
      <w:pPr>
        <w:spacing w:before="240" w:after="240"/>
        <w:ind w:left="2551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12 </w:t>
      </w:r>
      <w:proofErr w:type="spellStart"/>
      <w:r>
        <w:rPr>
          <w:rFonts w:ascii="Manrope" w:eastAsia="Manrope" w:hAnsi="Manrope" w:cs="Manrope"/>
          <w:sz w:val="20"/>
          <w:szCs w:val="20"/>
        </w:rPr>
        <w:t>sky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(contrato não exclusivo); -&gt; vero (em proposta de aquisição):</w:t>
      </w:r>
    </w:p>
    <w:p w14:paraId="5A5D817D" w14:textId="77777777" w:rsidR="007C75A7" w:rsidRDefault="009664D2">
      <w:pPr>
        <w:spacing w:before="240" w:after="240"/>
        <w:ind w:left="2551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Concorrente direta a V.tal, mas ainda não apresenta riscos a </w:t>
      </w:r>
      <w:proofErr w:type="spellStart"/>
      <w:r>
        <w:rPr>
          <w:rFonts w:ascii="Manrope" w:eastAsia="Manrope" w:hAnsi="Manrope" w:cs="Manrope"/>
          <w:sz w:val="20"/>
          <w:szCs w:val="20"/>
        </w:rPr>
        <w:t>V.tal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, pois a </w:t>
      </w:r>
      <w:proofErr w:type="spellStart"/>
      <w:r>
        <w:rPr>
          <w:rFonts w:ascii="Manrope" w:eastAsia="Manrope" w:hAnsi="Manrope" w:cs="Manrope"/>
          <w:sz w:val="20"/>
          <w:szCs w:val="20"/>
        </w:rPr>
        <w:t>FiBrasil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é controlada pela Vivo, então ela não passa a imagem de uma rede neutra confiável</w:t>
      </w:r>
    </w:p>
    <w:p w14:paraId="503D90AB" w14:textId="77777777" w:rsidR="007C75A7" w:rsidRDefault="009664D2">
      <w:pPr>
        <w:spacing w:before="240" w:after="240"/>
        <w:ind w:left="2551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IHS </w:t>
      </w:r>
      <w:proofErr w:type="spellStart"/>
      <w:r>
        <w:rPr>
          <w:rFonts w:ascii="Manrope" w:eastAsia="Manrope" w:hAnsi="Manrope" w:cs="Manrope"/>
          <w:sz w:val="20"/>
          <w:szCs w:val="20"/>
        </w:rPr>
        <w:t>Towers</w:t>
      </w:r>
      <w:proofErr w:type="spellEnd"/>
    </w:p>
    <w:p w14:paraId="64E3DE6A" w14:textId="77777777" w:rsidR="007C75A7" w:rsidRDefault="009664D2">
      <w:pPr>
        <w:spacing w:before="240" w:after="240"/>
        <w:ind w:left="2551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Dona da empresa de rede neutra em parceria com a </w:t>
      </w:r>
      <w:proofErr w:type="spellStart"/>
      <w:r>
        <w:rPr>
          <w:rFonts w:ascii="Manrope" w:eastAsia="Manrope" w:hAnsi="Manrope" w:cs="Manrope"/>
          <w:sz w:val="20"/>
          <w:szCs w:val="20"/>
        </w:rPr>
        <w:t>TiM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 Brasil, está ampliando a rede de fibra óptica em ritmo acelerado, de mais de 100 mil casas (HP) por mês.</w:t>
      </w:r>
    </w:p>
    <w:p w14:paraId="14D870BC" w14:textId="77777777" w:rsidR="007C75A7" w:rsidRDefault="007C75A7">
      <w:pPr>
        <w:spacing w:before="240" w:after="240"/>
        <w:ind w:left="2551"/>
        <w:rPr>
          <w:rFonts w:ascii="Manrope" w:eastAsia="Manrope" w:hAnsi="Manrope" w:cs="Manrope"/>
          <w:sz w:val="20"/>
          <w:szCs w:val="20"/>
        </w:rPr>
      </w:pPr>
    </w:p>
    <w:p w14:paraId="4E69A92C" w14:textId="77777777" w:rsidR="007C75A7" w:rsidRDefault="007C75A7">
      <w:pPr>
        <w:spacing w:before="240" w:after="240"/>
        <w:ind w:left="2551"/>
        <w:rPr>
          <w:rFonts w:ascii="Manrope" w:eastAsia="Manrope" w:hAnsi="Manrope" w:cs="Manrope"/>
          <w:sz w:val="20"/>
          <w:szCs w:val="20"/>
        </w:rPr>
      </w:pPr>
    </w:p>
    <w:p w14:paraId="468BE4C3" w14:textId="77777777" w:rsidR="007C75A7" w:rsidRDefault="009664D2">
      <w:pPr>
        <w:spacing w:before="240" w:after="240"/>
        <w:ind w:left="2551"/>
        <w:rPr>
          <w:rFonts w:ascii="Manrope" w:eastAsia="Manrope" w:hAnsi="Manrope" w:cs="Manrope"/>
          <w:sz w:val="18"/>
          <w:szCs w:val="18"/>
        </w:rPr>
      </w:pPr>
      <w:r>
        <w:rPr>
          <w:rFonts w:ascii="Manrope" w:eastAsia="Manrope" w:hAnsi="Manrope" w:cs="Manrope"/>
          <w:sz w:val="20"/>
          <w:szCs w:val="20"/>
        </w:rPr>
        <w:t xml:space="preserve">Antes de ser nominada: </w:t>
      </w:r>
      <w:proofErr w:type="gramStart"/>
      <w:r>
        <w:rPr>
          <w:rFonts w:ascii="Manrope" w:eastAsia="Manrope" w:hAnsi="Manrope" w:cs="Manrope"/>
          <w:sz w:val="20"/>
          <w:szCs w:val="20"/>
        </w:rPr>
        <w:t>V.Tal</w:t>
      </w:r>
      <w:proofErr w:type="gramEnd"/>
      <w:r>
        <w:rPr>
          <w:rFonts w:ascii="Manrope" w:eastAsia="Manrope" w:hAnsi="Manrope" w:cs="Manrope"/>
          <w:sz w:val="20"/>
          <w:szCs w:val="20"/>
        </w:rPr>
        <w:t xml:space="preserve"> e estabilizar-se no mercado como uma empresa de fibra óptica com rede neutra, na qual oferece, principalmente, o serviço de aluguel para empresas como: Tim e Claro, era antes apenas um “braço” da Oi. Porém, com a recuperação judicial, ela se tornou independente e tem hoje o BTG como sócio/dono majoritário. Importante dizer que a </w:t>
      </w:r>
      <w:proofErr w:type="gramStart"/>
      <w:r>
        <w:rPr>
          <w:rFonts w:ascii="Manrope" w:eastAsia="Manrope" w:hAnsi="Manrope" w:cs="Manrope"/>
          <w:sz w:val="20"/>
          <w:szCs w:val="20"/>
        </w:rPr>
        <w:t>V.Tal</w:t>
      </w:r>
      <w:proofErr w:type="gramEnd"/>
      <w:r>
        <w:rPr>
          <w:rFonts w:ascii="Manrope" w:eastAsia="Manrope" w:hAnsi="Manrope" w:cs="Manrope"/>
          <w:sz w:val="20"/>
          <w:szCs w:val="20"/>
        </w:rPr>
        <w:t xml:space="preserve"> é uma empresa BTB que conta com +3300 colaboradores, fatura R$ 3Bi e possui presença em todo país. Possuem "caixa forte" o que possibilita testar, inovar e explorar espaços que não possuem infraestrutura de fibra, para adquirir uma vantagem competitiva em relação aos seus concorrentes. A aderência do 5G é um exemplo.</w:t>
      </w:r>
    </w:p>
    <w:p w14:paraId="7FD3D644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</w:p>
    <w:p w14:paraId="7CCFEF34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50188B83" w14:textId="77777777" w:rsidR="007C75A7" w:rsidRDefault="009664D2">
      <w:pPr>
        <w:keepNext/>
        <w:keepLines/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proofErr w:type="spellStart"/>
      <w:r>
        <w:rPr>
          <w:rFonts w:ascii="Manrope Medium" w:eastAsia="Manrope Medium" w:hAnsi="Manrope Medium" w:cs="Manrope Medium"/>
          <w:sz w:val="24"/>
          <w:szCs w:val="24"/>
        </w:rPr>
        <w:t>Value</w:t>
      </w:r>
      <w:proofErr w:type="spellEnd"/>
      <w:r>
        <w:rPr>
          <w:rFonts w:ascii="Manrope Medium" w:eastAsia="Manrope Medium" w:hAnsi="Manrope Medium" w:cs="Manrope Medium"/>
          <w:sz w:val="24"/>
          <w:szCs w:val="24"/>
        </w:rPr>
        <w:t xml:space="preserve"> </w:t>
      </w:r>
      <w:proofErr w:type="spellStart"/>
      <w:r>
        <w:rPr>
          <w:rFonts w:ascii="Manrope Medium" w:eastAsia="Manrope Medium" w:hAnsi="Manrope Medium" w:cs="Manrope Medium"/>
          <w:sz w:val="24"/>
          <w:szCs w:val="24"/>
        </w:rPr>
        <w:t>Proposition</w:t>
      </w:r>
      <w:proofErr w:type="spellEnd"/>
      <w:r>
        <w:rPr>
          <w:rFonts w:ascii="Manrope Medium" w:eastAsia="Manrope Medium" w:hAnsi="Manrope Medium" w:cs="Manrope Medium"/>
          <w:sz w:val="24"/>
          <w:szCs w:val="24"/>
        </w:rPr>
        <w:t xml:space="preserve"> </w:t>
      </w:r>
      <w:proofErr w:type="spellStart"/>
      <w:r>
        <w:rPr>
          <w:rFonts w:ascii="Manrope Medium" w:eastAsia="Manrope Medium" w:hAnsi="Manrope Medium" w:cs="Manrope Medium"/>
          <w:sz w:val="24"/>
          <w:szCs w:val="24"/>
        </w:rPr>
        <w:t>Canvas</w:t>
      </w:r>
      <w:proofErr w:type="spellEnd"/>
    </w:p>
    <w:p w14:paraId="58ACF08A" w14:textId="77777777" w:rsidR="007C75A7" w:rsidRDefault="009664D2">
      <w:pPr>
        <w:numPr>
          <w:ilvl w:val="1"/>
          <w:numId w:val="3"/>
        </w:numPr>
        <w:spacing w:before="120" w:after="240" w:line="360" w:lineRule="auto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3a) qual é o problema a ser resolvido?</w:t>
      </w:r>
    </w:p>
    <w:p w14:paraId="7D94B0B3" w14:textId="77777777" w:rsidR="007C75A7" w:rsidRDefault="009664D2">
      <w:pPr>
        <w:spacing w:before="240" w:after="240" w:line="360" w:lineRule="auto"/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R: A </w:t>
      </w:r>
      <w:proofErr w:type="gramStart"/>
      <w:r>
        <w:rPr>
          <w:rFonts w:ascii="Manrope" w:eastAsia="Manrope" w:hAnsi="Manrope" w:cs="Manrope"/>
          <w:sz w:val="20"/>
          <w:szCs w:val="20"/>
        </w:rPr>
        <w:t>V.Tal</w:t>
      </w:r>
      <w:proofErr w:type="gramEnd"/>
      <w:r>
        <w:rPr>
          <w:rFonts w:ascii="Manrope" w:eastAsia="Manrope" w:hAnsi="Manrope" w:cs="Manrope"/>
          <w:sz w:val="20"/>
          <w:szCs w:val="20"/>
        </w:rPr>
        <w:t xml:space="preserve"> está com problemas na implementação do código de ética e valores da empresa, pois funcionários, independentemente de cargos, reclamam da maneira que é abordada atualmente. Com isso, a desmotivação e a falta do compreendimento (comunicação falha) entre empresa-colaborador resulta em problemas internos e externos que infringem suas políticas. </w:t>
      </w:r>
    </w:p>
    <w:p w14:paraId="4C4BC9AC" w14:textId="77777777" w:rsidR="007C75A7" w:rsidRDefault="009664D2">
      <w:pPr>
        <w:spacing w:before="240" w:after="240" w:line="360" w:lineRule="auto"/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3b) Quais os dados disponíveis (fonte e conteúdo - exemplo: dados da área de Compras da empresa descrevendo seus fornecedores)?</w:t>
      </w:r>
    </w:p>
    <w:p w14:paraId="1284B510" w14:textId="77777777" w:rsidR="007C75A7" w:rsidRDefault="009664D2">
      <w:pPr>
        <w:spacing w:before="240" w:after="240" w:line="360" w:lineRule="auto"/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R: Os dados foram retirados de entrevistas feitas com a </w:t>
      </w:r>
      <w:proofErr w:type="gramStart"/>
      <w:r>
        <w:rPr>
          <w:rFonts w:ascii="Manrope" w:eastAsia="Manrope" w:hAnsi="Manrope" w:cs="Manrope"/>
          <w:sz w:val="20"/>
          <w:szCs w:val="20"/>
        </w:rPr>
        <w:t>V.Tal</w:t>
      </w:r>
      <w:proofErr w:type="gramEnd"/>
      <w:r>
        <w:rPr>
          <w:rFonts w:ascii="Manrope" w:eastAsia="Manrope" w:hAnsi="Manrope" w:cs="Manrope"/>
          <w:sz w:val="20"/>
          <w:szCs w:val="20"/>
        </w:rPr>
        <w:t>, além como o site oficial da empresa e sites de notícias relacionados a V.Tal e a empresas não relacionadas a V.Tal que também investem em fibra óptica.</w:t>
      </w:r>
    </w:p>
    <w:p w14:paraId="0822D7AB" w14:textId="77777777" w:rsidR="007C75A7" w:rsidRDefault="009664D2">
      <w:pPr>
        <w:spacing w:before="240" w:after="240" w:line="360" w:lineRule="auto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ab/>
        <w:t>3c) qual a solução proposta?</w:t>
      </w:r>
    </w:p>
    <w:p w14:paraId="3BB87F15" w14:textId="77777777" w:rsidR="007C75A7" w:rsidRDefault="009664D2">
      <w:pPr>
        <w:spacing w:before="240" w:after="240" w:line="360" w:lineRule="auto"/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R: A solução proposta pela ‘</w:t>
      </w:r>
      <w:proofErr w:type="spellStart"/>
      <w:r>
        <w:rPr>
          <w:rFonts w:ascii="Manrope" w:eastAsia="Manrope" w:hAnsi="Manrope" w:cs="Manrope"/>
          <w:sz w:val="20"/>
          <w:szCs w:val="20"/>
        </w:rPr>
        <w:t>Vtech</w:t>
      </w:r>
      <w:proofErr w:type="spellEnd"/>
      <w:r>
        <w:rPr>
          <w:rFonts w:ascii="Manrope" w:eastAsia="Manrope" w:hAnsi="Manrope" w:cs="Manrope"/>
          <w:sz w:val="20"/>
          <w:szCs w:val="20"/>
        </w:rPr>
        <w:t xml:space="preserve">’ é criar um jogo que, através da gamificação, ensina o código de ética de uma forma interativa, divertida e metrificada. Essa proposta age como porta de entrada para a </w:t>
      </w:r>
      <w:proofErr w:type="gramStart"/>
      <w:r>
        <w:rPr>
          <w:rFonts w:ascii="Manrope" w:eastAsia="Manrope" w:hAnsi="Manrope" w:cs="Manrope"/>
          <w:sz w:val="20"/>
          <w:szCs w:val="20"/>
        </w:rPr>
        <w:t>V.Tal</w:t>
      </w:r>
      <w:proofErr w:type="gramEnd"/>
      <w:r>
        <w:rPr>
          <w:rFonts w:ascii="Manrope" w:eastAsia="Manrope" w:hAnsi="Manrope" w:cs="Manrope"/>
          <w:sz w:val="20"/>
          <w:szCs w:val="20"/>
        </w:rPr>
        <w:t xml:space="preserve"> implementar seu próprio sistema englobando vários jogos que ensinam sobre algum determinado assunto.</w:t>
      </w:r>
    </w:p>
    <w:p w14:paraId="2FF018CE" w14:textId="77777777" w:rsidR="007C75A7" w:rsidRDefault="009664D2">
      <w:pPr>
        <w:spacing w:before="240" w:after="240" w:line="360" w:lineRule="auto"/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3d) como a solução proposta deverá ser utilizada?</w:t>
      </w:r>
    </w:p>
    <w:p w14:paraId="28F457F3" w14:textId="18949857" w:rsidR="007C75A7" w:rsidRDefault="009664D2">
      <w:pPr>
        <w:spacing w:before="240" w:after="240" w:line="360" w:lineRule="auto"/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R: A nossa solução deve ser de rápido acesso. Para isso ser atingido, o formato mobile é o ideal pela praticidade já que, </w:t>
      </w:r>
      <w:ins w:id="473" w:author="Daniel Mendez" w:date="2023-03-25T02:11:00Z">
        <w:r w:rsidR="429A4F38" w:rsidRPr="429A4F38">
          <w:rPr>
            <w:rFonts w:ascii="Manrope" w:eastAsia="Manrope" w:hAnsi="Manrope" w:cs="Manrope"/>
            <w:sz w:val="20"/>
            <w:szCs w:val="20"/>
          </w:rPr>
          <w:t>independentemente</w:t>
        </w:r>
      </w:ins>
      <w:r>
        <w:rPr>
          <w:rFonts w:ascii="Manrope" w:eastAsia="Manrope" w:hAnsi="Manrope" w:cs="Manrope"/>
          <w:sz w:val="20"/>
          <w:szCs w:val="20"/>
        </w:rPr>
        <w:t xml:space="preserve"> da situação em que o colaborador esteja, consiga acessá-la.</w:t>
      </w:r>
    </w:p>
    <w:p w14:paraId="40DED933" w14:textId="77777777" w:rsidR="007C75A7" w:rsidRDefault="009664D2">
      <w:pPr>
        <w:spacing w:before="240" w:after="240" w:line="360" w:lineRule="auto"/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3e) quais os benefícios trazidos pela solução proposta?</w:t>
      </w:r>
    </w:p>
    <w:p w14:paraId="403F3DCA" w14:textId="5B106D52" w:rsidR="007C75A7" w:rsidRDefault="009664D2">
      <w:pPr>
        <w:spacing w:before="240" w:after="240" w:line="360" w:lineRule="auto"/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 xml:space="preserve">R: A abordagem de forma descontraída e interativa através da gamificação, visa um maior engajamento, absorção de conteúdo por parte dos colaboradores nas condutas de ética da empresa e </w:t>
      </w:r>
      <w:ins w:id="474" w:author="Daniel Mendez" w:date="2023-03-25T02:11:00Z">
        <w:r>
          <w:rPr>
            <w:rFonts w:ascii="Manrope" w:eastAsia="Manrope" w:hAnsi="Manrope" w:cs="Manrope"/>
            <w:sz w:val="20"/>
            <w:szCs w:val="20"/>
          </w:rPr>
          <w:t>a redução</w:t>
        </w:r>
      </w:ins>
      <w:r>
        <w:rPr>
          <w:rFonts w:ascii="Manrope" w:eastAsia="Manrope" w:hAnsi="Manrope" w:cs="Manrope"/>
          <w:sz w:val="20"/>
          <w:szCs w:val="20"/>
        </w:rPr>
        <w:t xml:space="preserve"> das ações antiéticas.</w:t>
      </w:r>
    </w:p>
    <w:p w14:paraId="55323411" w14:textId="77777777" w:rsidR="007C75A7" w:rsidRDefault="009664D2">
      <w:pPr>
        <w:spacing w:before="240" w:after="240" w:line="360" w:lineRule="auto"/>
        <w:ind w:firstLine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3f) qual será o critério de sucesso e qual medida será utilizada para o avaliar?</w:t>
      </w:r>
    </w:p>
    <w:p w14:paraId="0204472C" w14:textId="77777777" w:rsidR="007C75A7" w:rsidRDefault="009664D2">
      <w:pPr>
        <w:spacing w:before="240" w:after="240" w:line="360" w:lineRule="auto"/>
        <w:ind w:left="720"/>
        <w:jc w:val="both"/>
        <w:rPr>
          <w:rFonts w:ascii="Manrope" w:eastAsia="Manrope" w:hAnsi="Manrope" w:cs="Manrope"/>
          <w:sz w:val="20"/>
          <w:szCs w:val="20"/>
        </w:rPr>
      </w:pPr>
      <w:r>
        <w:rPr>
          <w:rFonts w:ascii="Manrope" w:eastAsia="Manrope" w:hAnsi="Manrope" w:cs="Manrope"/>
          <w:sz w:val="20"/>
          <w:szCs w:val="20"/>
        </w:rPr>
        <w:t>R:O critério de sucesso é o nível de engajamento que o jogo irá ter, além do nível de ensino que o jogo passa, aliado a o quão divertido ele é. Idealmente, um jogo com o maior sucesso possível seria um jogo interativo, divertido, que ensina o código de ética da empresa de uma forma clara e que funcione sem erros. O critério avaliativo engloba a praticidade do jogo, os seus ensinamentos, funcionamento e diversão.</w:t>
      </w:r>
    </w:p>
    <w:p w14:paraId="792B1209" w14:textId="77777777" w:rsidR="007C75A7" w:rsidRDefault="009664D2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50" behindDoc="0" locked="0" layoutInCell="1" hidden="0" allowOverlap="1" wp14:anchorId="59889A74" wp14:editId="689A4684">
            <wp:simplePos x="0" y="0"/>
            <wp:positionH relativeFrom="column">
              <wp:posOffset>3</wp:posOffset>
            </wp:positionH>
            <wp:positionV relativeFrom="paragraph">
              <wp:posOffset>465982</wp:posOffset>
            </wp:positionV>
            <wp:extent cx="6457950" cy="3124200"/>
            <wp:effectExtent l="0" t="0" r="0" b="0"/>
            <wp:wrapTopAndBottom distT="114300" distB="11430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5FE62D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</w:p>
    <w:p w14:paraId="6E0DFCF9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29AED83E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33AA78B3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2DE52B04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4BB016F0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3D6CD0E6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1296EDFC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43349BA3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544393CE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3F8A2CA3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32DF4B26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3B52B3CB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6EC8350E" w14:textId="77777777" w:rsidR="007C75A7" w:rsidRDefault="009664D2">
      <w:pPr>
        <w:keepNext/>
        <w:keepLines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 xml:space="preserve">Matriz de Riscos </w:t>
      </w:r>
    </w:p>
    <w:p w14:paraId="11A850C7" w14:textId="77777777" w:rsidR="007C75A7" w:rsidRDefault="007C75A7">
      <w:pPr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012F8AFC" w14:textId="77777777" w:rsidR="007C75A7" w:rsidRDefault="009664D2">
      <w:pPr>
        <w:keepNext/>
        <w:keepLines/>
        <w:spacing w:before="240" w:after="240" w:line="360" w:lineRule="auto"/>
        <w:rPr>
          <w:rFonts w:ascii="Manrope" w:eastAsia="Manrope" w:hAnsi="Manrope" w:cs="Manrope"/>
          <w:sz w:val="20"/>
          <w:szCs w:val="20"/>
        </w:rPr>
      </w:pPr>
      <w:commentRangeStart w:id="475"/>
      <w:r>
        <w:rPr>
          <w:rFonts w:ascii="Manrope Medium" w:eastAsia="Manrope Medium" w:hAnsi="Manrope Medium" w:cs="Manrope Medium"/>
          <w:noProof/>
          <w:sz w:val="20"/>
          <w:szCs w:val="20"/>
        </w:rPr>
        <w:drawing>
          <wp:inline distT="114300" distB="114300" distL="114300" distR="114300" wp14:anchorId="01902D8B" wp14:editId="132FDD14">
            <wp:extent cx="4894988" cy="3520956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4988" cy="3520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475"/>
      <w:r w:rsidR="005C1FD9">
        <w:rPr>
          <w:rStyle w:val="CommentReference"/>
        </w:rPr>
        <w:commentReference w:id="475"/>
      </w:r>
    </w:p>
    <w:p w14:paraId="17F38ADD" w14:textId="77777777" w:rsidR="007C75A7" w:rsidRDefault="009664D2">
      <w:pPr>
        <w:keepNext/>
        <w:keepLines/>
        <w:spacing w:before="240" w:line="360" w:lineRule="auto"/>
        <w:ind w:left="72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  <w:r>
        <w:rPr>
          <w:rFonts w:ascii="Manrope" w:eastAsia="Manrope" w:hAnsi="Manrope" w:cs="Manrope"/>
          <w:noProof/>
          <w:sz w:val="20"/>
          <w:szCs w:val="20"/>
        </w:rPr>
        <w:drawing>
          <wp:inline distT="114300" distB="114300" distL="114300" distR="114300" wp14:anchorId="2E4108DB" wp14:editId="2DFE9AB0">
            <wp:extent cx="4769387" cy="3188647"/>
            <wp:effectExtent l="0" t="0" r="635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431" cy="3192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3054B" w14:textId="77777777" w:rsidR="007C75A7" w:rsidRDefault="009664D2">
      <w:pPr>
        <w:pStyle w:val="Title"/>
        <w:numPr>
          <w:ilvl w:val="0"/>
          <w:numId w:val="3"/>
        </w:numPr>
      </w:pPr>
      <w:bookmarkStart w:id="476" w:name="_heading=h.2bn6wsx" w:colFirst="0" w:colLast="0"/>
      <w:bookmarkEnd w:id="476"/>
      <w:r>
        <w:t>Relatórios de Testes</w:t>
      </w:r>
    </w:p>
    <w:p w14:paraId="5B8EFEC0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17CFEE95" w14:textId="77777777" w:rsidR="007C75A7" w:rsidRDefault="009664D2">
      <w:pPr>
        <w:keepNext/>
        <w:keepLines/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>Recursos de acessibilidade</w:t>
      </w:r>
    </w:p>
    <w:p w14:paraId="1F009403" w14:textId="77777777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Não foram implementados recursos de acessibilidade para pessoas com problemas visuais, motoras e auditivas. O jogo </w:t>
      </w:r>
      <w:proofErr w:type="gramStart"/>
      <w:r>
        <w:rPr>
          <w:rFonts w:ascii="Manrope Medium" w:eastAsia="Manrope Medium" w:hAnsi="Manrope Medium" w:cs="Manrope Medium"/>
          <w:sz w:val="20"/>
          <w:szCs w:val="20"/>
        </w:rPr>
        <w:t>possui  trilha</w:t>
      </w:r>
      <w:proofErr w:type="gramEnd"/>
      <w:r>
        <w:rPr>
          <w:rFonts w:ascii="Manrope Medium" w:eastAsia="Manrope Medium" w:hAnsi="Manrope Medium" w:cs="Manrope Medium"/>
          <w:sz w:val="20"/>
          <w:szCs w:val="20"/>
        </w:rPr>
        <w:t xml:space="preserve"> sonora, porém não impacta a jogabilidade do jogo. </w:t>
      </w:r>
    </w:p>
    <w:p w14:paraId="743AEE4F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</w:p>
    <w:p w14:paraId="13D547E2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78337440" w14:textId="77777777" w:rsidR="007C75A7" w:rsidRDefault="009664D2">
      <w:pPr>
        <w:keepNext/>
        <w:keepLines/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>Testes de qualidade de software</w:t>
      </w:r>
    </w:p>
    <w:p w14:paraId="68FFC291" w14:textId="77777777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commentRangeStart w:id="477"/>
      <w:r>
        <w:rPr>
          <w:rFonts w:ascii="Manrope Medium" w:eastAsia="Manrope Medium" w:hAnsi="Manrope Medium" w:cs="Manrope Medium"/>
          <w:sz w:val="20"/>
          <w:szCs w:val="20"/>
        </w:rPr>
        <w:t xml:space="preserve">Além dos testes que realizamos internamente para testarmos a jogabilidade, quando nos deparamos com um problema buscamos primeiramente algum material na Internet. Se mesmo assim o problema persistir, buscamos o apoio do professor de programação. </w:t>
      </w:r>
    </w:p>
    <w:p w14:paraId="36D836AD" w14:textId="5BD78650" w:rsidR="007C75A7" w:rsidRDefault="009664D2">
      <w:pPr>
        <w:spacing w:before="120" w:after="120" w:line="360" w:lineRule="auto"/>
        <w:ind w:left="2520"/>
        <w:jc w:val="both"/>
        <w:rPr>
          <w:ins w:id="478" w:author="victor oliveira" w:date="2023-03-24T11:25:00Z"/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Porém, o melhor teste que realizamos, até o momento, foi o do dia 08/03/2023. Ele aconteceu da seguinte maneira, no período da manhã a classe toda pode testar nosso jogo e passar seus </w:t>
      </w:r>
      <w:r w:rsidRPr="005C1FD9">
        <w:rPr>
          <w:rFonts w:ascii="Manrope Medium" w:eastAsia="Manrope Medium" w:hAnsi="Manrope Medium" w:cs="Manrope Medium"/>
          <w:i/>
          <w:iCs/>
          <w:sz w:val="20"/>
          <w:szCs w:val="20"/>
          <w:rPrChange w:id="479" w:author="MARCELO LUIZ DO AMARAL" w:date="2023-03-16T17:49:00Z">
            <w:rPr>
              <w:rFonts w:ascii="Manrope Medium" w:eastAsia="Manrope Medium" w:hAnsi="Manrope Medium" w:cs="Manrope Medium"/>
              <w:sz w:val="20"/>
              <w:szCs w:val="20"/>
            </w:rPr>
          </w:rPrChange>
        </w:rPr>
        <w:t>feedbacks</w:t>
      </w:r>
      <w:r>
        <w:rPr>
          <w:rFonts w:ascii="Manrope Medium" w:eastAsia="Manrope Medium" w:hAnsi="Manrope Medium" w:cs="Manrope Medium"/>
          <w:sz w:val="20"/>
          <w:szCs w:val="20"/>
        </w:rPr>
        <w:t xml:space="preserve"> e</w:t>
      </w:r>
      <w:ins w:id="480" w:author="MARCELO LUIZ DO AMARAL" w:date="2023-03-16T17:49:00Z">
        <w:r w:rsidR="005C1FD9">
          <w:rPr>
            <w:rFonts w:ascii="Manrope Medium" w:eastAsia="Manrope Medium" w:hAnsi="Manrope Medium" w:cs="Manrope Medium"/>
            <w:sz w:val="20"/>
            <w:szCs w:val="20"/>
          </w:rPr>
          <w:t>,</w:t>
        </w:r>
      </w:ins>
      <w:r>
        <w:rPr>
          <w:rFonts w:ascii="Manrope Medium" w:eastAsia="Manrope Medium" w:hAnsi="Manrope Medium" w:cs="Manrope Medium"/>
          <w:sz w:val="20"/>
          <w:szCs w:val="20"/>
        </w:rPr>
        <w:t xml:space="preserve"> no período da tarde</w:t>
      </w:r>
      <w:ins w:id="481" w:author="MARCELO LUIZ DO AMARAL" w:date="2023-03-16T17:49:00Z">
        <w:r w:rsidR="005C1FD9">
          <w:rPr>
            <w:rFonts w:ascii="Manrope Medium" w:eastAsia="Manrope Medium" w:hAnsi="Manrope Medium" w:cs="Manrope Medium"/>
            <w:sz w:val="20"/>
            <w:szCs w:val="20"/>
          </w:rPr>
          <w:t>,</w:t>
        </w:r>
      </w:ins>
      <w:r>
        <w:rPr>
          <w:rFonts w:ascii="Manrope Medium" w:eastAsia="Manrope Medium" w:hAnsi="Manrope Medium" w:cs="Manrope Medium"/>
          <w:sz w:val="20"/>
          <w:szCs w:val="20"/>
        </w:rPr>
        <w:t xml:space="preserve"> uma outra turma v</w:t>
      </w:r>
      <w:ins w:id="482" w:author="MARCELO LUIZ DO AMARAL" w:date="2023-03-16T17:49:00Z">
        <w:r w:rsidR="005C1FD9">
          <w:rPr>
            <w:rFonts w:ascii="Manrope Medium" w:eastAsia="Manrope Medium" w:hAnsi="Manrope Medium" w:cs="Manrope Medium"/>
            <w:sz w:val="20"/>
            <w:szCs w:val="20"/>
          </w:rPr>
          <w:t>eio</w:t>
        </w:r>
      </w:ins>
      <w:del w:id="483" w:author="MARCELO LUIZ DO AMARAL" w:date="2023-03-16T17:49:00Z">
        <w:r w:rsidDel="005C1FD9">
          <w:rPr>
            <w:rFonts w:ascii="Manrope Medium" w:eastAsia="Manrope Medium" w:hAnsi="Manrope Medium" w:cs="Manrope Medium"/>
            <w:sz w:val="20"/>
            <w:szCs w:val="20"/>
          </w:rPr>
          <w:delText>ieram</w:delText>
        </w:r>
      </w:del>
      <w:r>
        <w:rPr>
          <w:rFonts w:ascii="Manrope Medium" w:eastAsia="Manrope Medium" w:hAnsi="Manrope Medium" w:cs="Manrope Medium"/>
          <w:sz w:val="20"/>
          <w:szCs w:val="20"/>
        </w:rPr>
        <w:t xml:space="preserve"> avaliar os jogos da sala. Por eles não terem acompanhado o projeto e não estar familiarizado com a V.tal, foi uma experiência e aprendizado muito rico. </w:t>
      </w:r>
      <w:commentRangeEnd w:id="477"/>
      <w:r w:rsidR="00376021">
        <w:rPr>
          <w:rStyle w:val="CommentReference"/>
        </w:rPr>
        <w:commentReference w:id="477"/>
      </w:r>
    </w:p>
    <w:p w14:paraId="15B3B385" w14:textId="4C836F97" w:rsidR="00BB4CAF" w:rsidRDefault="00BB4CAF" w:rsidP="00BB4CAF">
      <w:pPr>
        <w:spacing w:before="120" w:after="120" w:line="360" w:lineRule="auto"/>
        <w:jc w:val="both"/>
        <w:rPr>
          <w:ins w:id="484" w:author="victor oliveira" w:date="2023-03-24T11:23:00Z"/>
          <w:rFonts w:ascii="Manrope Medium" w:eastAsia="Manrope Medium" w:hAnsi="Manrope Medium" w:cs="Manrope Medium"/>
          <w:sz w:val="20"/>
          <w:szCs w:val="20"/>
        </w:rPr>
        <w:pPrChange w:id="485" w:author="victor oliveira" w:date="2023-03-24T11:25:00Z">
          <w:pPr>
            <w:spacing w:before="120" w:after="120" w:line="360" w:lineRule="auto"/>
            <w:ind w:left="2520"/>
            <w:jc w:val="both"/>
          </w:pPr>
        </w:pPrChange>
      </w:pPr>
      <w:ins w:id="486" w:author="victor oliveira" w:date="2023-03-24T11:25:00Z">
        <w:r>
          <w:rPr>
            <w:rFonts w:ascii="Manrope Medium" w:eastAsia="Manrope Medium" w:hAnsi="Manrope Medium" w:cs="Manrope Medium"/>
            <w:sz w:val="20"/>
            <w:szCs w:val="20"/>
          </w:rPr>
          <w:tab/>
        </w:r>
        <w:r w:rsidR="00953B16">
          <w:rPr>
            <w:rFonts w:ascii="Manrope Medium" w:eastAsia="Manrope Medium" w:hAnsi="Manrope Medium" w:cs="Manrope Medium"/>
            <w:sz w:val="20"/>
            <w:szCs w:val="20"/>
          </w:rPr>
          <w:t xml:space="preserve">A </w:t>
        </w:r>
        <w:proofErr w:type="spellStart"/>
        <w:r w:rsidR="00953B16">
          <w:rPr>
            <w:rFonts w:ascii="Manrope Medium" w:eastAsia="Manrope Medium" w:hAnsi="Manrope Medium" w:cs="Manrope Medium"/>
            <w:sz w:val="20"/>
            <w:szCs w:val="20"/>
          </w:rPr>
          <w:t>vtal</w:t>
        </w:r>
        <w:proofErr w:type="spellEnd"/>
        <w:r w:rsidR="00953B16">
          <w:rPr>
            <w:rFonts w:ascii="Manrope Medium" w:eastAsia="Manrope Medium" w:hAnsi="Manrope Medium" w:cs="Manrope Medium"/>
            <w:sz w:val="20"/>
            <w:szCs w:val="20"/>
          </w:rPr>
          <w:t xml:space="preserve"> nos orient</w:t>
        </w:r>
      </w:ins>
      <w:ins w:id="487" w:author="victor oliveira" w:date="2023-03-24T11:26:00Z">
        <w:r w:rsidR="00953B16">
          <w:rPr>
            <w:rFonts w:ascii="Manrope Medium" w:eastAsia="Manrope Medium" w:hAnsi="Manrope Medium" w:cs="Manrope Medium"/>
            <w:sz w:val="20"/>
            <w:szCs w:val="20"/>
          </w:rPr>
          <w:t>ou</w:t>
        </w:r>
      </w:ins>
      <w:ins w:id="488" w:author="victor oliveira" w:date="2023-03-24T11:25:00Z">
        <w:r w:rsidR="00953B16">
          <w:rPr>
            <w:rFonts w:ascii="Manrope Medium" w:eastAsia="Manrope Medium" w:hAnsi="Manrope Medium" w:cs="Manrope Medium"/>
            <w:sz w:val="20"/>
            <w:szCs w:val="20"/>
          </w:rPr>
          <w:t xml:space="preserve"> na</w:t>
        </w:r>
      </w:ins>
      <w:ins w:id="489" w:author="victor oliveira" w:date="2023-03-24T11:26:00Z">
        <w:r w:rsidR="00953B16">
          <w:rPr>
            <w:rFonts w:ascii="Manrope Medium" w:eastAsia="Manrope Medium" w:hAnsi="Manrope Medium" w:cs="Manrope Medium"/>
            <w:sz w:val="20"/>
            <w:szCs w:val="20"/>
          </w:rPr>
          <w:t xml:space="preserve">s falas do jogo a partir do código de ética </w:t>
        </w:r>
        <w:r w:rsidR="005D4ACC">
          <w:rPr>
            <w:rFonts w:ascii="Manrope Medium" w:eastAsia="Manrope Medium" w:hAnsi="Manrope Medium" w:cs="Manrope Medium"/>
            <w:sz w:val="20"/>
            <w:szCs w:val="20"/>
          </w:rPr>
          <w:t>e no geral gostou do jogo</w:t>
        </w:r>
      </w:ins>
      <w:ins w:id="490" w:author="Usuário Convidado" w:date="2023-03-25T01:05:00Z">
        <w:r w:rsidR="005D4ACC">
          <w:rPr>
            <w:rFonts w:ascii="Manrope Medium" w:eastAsia="Manrope Medium" w:hAnsi="Manrope Medium" w:cs="Manrope Medium"/>
            <w:sz w:val="20"/>
            <w:szCs w:val="20"/>
          </w:rPr>
          <w:t xml:space="preserve"> </w:t>
        </w:r>
      </w:ins>
      <w:ins w:id="491" w:author="victor oliveira" w:date="2023-03-24T11:26:00Z">
        <w:del w:id="492" w:author="Usuário Convidado" w:date="2023-03-25T01:05:00Z">
          <w:r w:rsidRPr="0EB74D7C" w:rsidDel="0EB74D7C">
            <w:rPr>
              <w:rFonts w:ascii="Manrope Medium" w:eastAsia="Manrope Medium" w:hAnsi="Manrope Medium" w:cs="Manrope Medium"/>
              <w:sz w:val="20"/>
              <w:szCs w:val="20"/>
            </w:rPr>
            <w:delText xml:space="preserve"> </w:delText>
          </w:r>
        </w:del>
      </w:ins>
    </w:p>
    <w:p w14:paraId="590BDB4F" w14:textId="2F003519" w:rsidR="00ED7A8F" w:rsidRDefault="00ED7A8F" w:rsidP="00ED7A8F">
      <w:pPr>
        <w:spacing w:before="120" w:after="120" w:line="360" w:lineRule="auto"/>
        <w:jc w:val="both"/>
        <w:rPr>
          <w:ins w:id="493" w:author="victor oliveira" w:date="2023-03-24T07:24:00Z"/>
          <w:rFonts w:ascii="Manrope Medium" w:eastAsia="Manrope Medium" w:hAnsi="Manrope Medium" w:cs="Manrope Medium"/>
          <w:sz w:val="20"/>
          <w:szCs w:val="20"/>
        </w:rPr>
        <w:pPrChange w:id="494" w:author="victor oliveira" w:date="2023-03-24T11:23:00Z">
          <w:pPr>
            <w:spacing w:before="120" w:after="120" w:line="360" w:lineRule="auto"/>
            <w:ind w:left="2520"/>
            <w:jc w:val="both"/>
          </w:pPr>
        </w:pPrChange>
      </w:pPr>
      <w:ins w:id="495" w:author="victor oliveira" w:date="2023-03-24T11:23:00Z">
        <w:r>
          <w:rPr>
            <w:rFonts w:ascii="Manrope Medium" w:eastAsia="Manrope Medium" w:hAnsi="Manrope Medium" w:cs="Manrope Medium"/>
            <w:sz w:val="20"/>
            <w:szCs w:val="20"/>
          </w:rPr>
          <w:tab/>
        </w:r>
      </w:ins>
    </w:p>
    <w:p w14:paraId="239EEEB4" w14:textId="390FDF30" w:rsidR="00E620F2" w:rsidRDefault="0057716A" w:rsidP="0057716A">
      <w:pPr>
        <w:spacing w:before="120" w:after="120" w:line="360" w:lineRule="auto"/>
        <w:jc w:val="both"/>
        <w:rPr>
          <w:rFonts w:ascii="Manrope Medium" w:eastAsia="Manrope Medium" w:hAnsi="Manrope Medium" w:cs="Manrope Medium"/>
          <w:sz w:val="20"/>
          <w:szCs w:val="20"/>
        </w:rPr>
        <w:pPrChange w:id="496" w:author="victor oliveira" w:date="2023-03-24T07:24:00Z">
          <w:pPr>
            <w:spacing w:before="120" w:after="120" w:line="360" w:lineRule="auto"/>
            <w:ind w:left="2520"/>
            <w:jc w:val="both"/>
          </w:pPr>
        </w:pPrChange>
      </w:pPr>
      <w:ins w:id="497" w:author="victor oliveira" w:date="2023-03-24T07:24:00Z">
        <w:r>
          <w:rPr>
            <w:rFonts w:ascii="Manrope Medium" w:eastAsia="Manrope Medium" w:hAnsi="Manrope Medium" w:cs="Manrope Medium"/>
            <w:sz w:val="20"/>
            <w:szCs w:val="20"/>
          </w:rPr>
          <w:tab/>
        </w:r>
      </w:ins>
    </w:p>
    <w:p w14:paraId="1FB66A4F" w14:textId="77777777" w:rsidR="007C75A7" w:rsidRDefault="007C75A7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34191BE9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</w:p>
    <w:p w14:paraId="425090DC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27D2323F" w14:textId="77777777" w:rsidR="007C75A7" w:rsidRDefault="009664D2">
      <w:pPr>
        <w:keepNext/>
        <w:keepLines/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r>
        <w:rPr>
          <w:rFonts w:ascii="Manrope Medium" w:eastAsia="Manrope Medium" w:hAnsi="Manrope Medium" w:cs="Manrope Medium"/>
          <w:sz w:val="24"/>
          <w:szCs w:val="24"/>
        </w:rPr>
        <w:t>Testes de jogabilidade e usabilidade</w:t>
      </w:r>
    </w:p>
    <w:p w14:paraId="45DE6B0F" w14:textId="77777777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>O nosso jogo até o presente momento, não possui muita jogabilidade disponível, pois ficamos mais focados na parte de Design e criação de roteiro. Mesmo assim, os seguintes pontos foram abordados pelos nossos colegas: integração do botão opções com o seu conteúdo, criação de um menu quando o jogo for pausado, dar mais destaque ao Fibrinha (se mistura com o design</w:t>
      </w:r>
      <w:proofErr w:type="gramStart"/>
      <w:r>
        <w:rPr>
          <w:rFonts w:ascii="Manrope Medium" w:eastAsia="Manrope Medium" w:hAnsi="Manrope Medium" w:cs="Manrope Medium"/>
          <w:sz w:val="20"/>
          <w:szCs w:val="20"/>
        </w:rPr>
        <w:t>) .</w:t>
      </w:r>
      <w:proofErr w:type="gramEnd"/>
      <w:r>
        <w:rPr>
          <w:rFonts w:ascii="Manrope Medium" w:eastAsia="Manrope Medium" w:hAnsi="Manrope Medium" w:cs="Manrope Medium"/>
          <w:sz w:val="20"/>
          <w:szCs w:val="20"/>
        </w:rPr>
        <w:t xml:space="preserve"> </w:t>
      </w:r>
    </w:p>
    <w:p w14:paraId="00BE05EE" w14:textId="77777777" w:rsidR="007C75A7" w:rsidRDefault="007C75A7">
      <w:pPr>
        <w:keepNext/>
        <w:keepLines/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</w:p>
    <w:p w14:paraId="14F62905" w14:textId="77777777" w:rsidR="007C75A7" w:rsidRDefault="007C75A7">
      <w:pPr>
        <w:keepNext/>
        <w:keepLines/>
        <w:shd w:val="clear" w:color="auto" w:fill="000000"/>
        <w:spacing w:before="240" w:line="360" w:lineRule="auto"/>
        <w:ind w:right="7920"/>
        <w:jc w:val="both"/>
        <w:rPr>
          <w:rFonts w:ascii="Manrope Medium" w:eastAsia="Manrope Medium" w:hAnsi="Manrope Medium" w:cs="Manrope Medium"/>
          <w:sz w:val="8"/>
          <w:szCs w:val="8"/>
        </w:rPr>
      </w:pPr>
    </w:p>
    <w:p w14:paraId="42906914" w14:textId="77777777" w:rsidR="007C75A7" w:rsidRDefault="009664D2">
      <w:pPr>
        <w:keepNext/>
        <w:keepLines/>
        <w:numPr>
          <w:ilvl w:val="1"/>
          <w:numId w:val="3"/>
        </w:numPr>
        <w:spacing w:before="120" w:after="120" w:line="360" w:lineRule="auto"/>
        <w:jc w:val="both"/>
        <w:rPr>
          <w:rFonts w:ascii="Manrope Medium" w:eastAsia="Manrope Medium" w:hAnsi="Manrope Medium" w:cs="Manrope Medium"/>
          <w:sz w:val="24"/>
          <w:szCs w:val="24"/>
        </w:rPr>
      </w:pPr>
      <w:commentRangeStart w:id="498"/>
      <w:r>
        <w:rPr>
          <w:rFonts w:ascii="Manrope Medium" w:eastAsia="Manrope Medium" w:hAnsi="Manrope Medium" w:cs="Manrope Medium"/>
          <w:sz w:val="24"/>
          <w:szCs w:val="24"/>
        </w:rPr>
        <w:t>Testes de experiência de jogo</w:t>
      </w:r>
      <w:commentRangeEnd w:id="498"/>
      <w:r w:rsidR="00376021">
        <w:rPr>
          <w:rStyle w:val="CommentReference"/>
        </w:rPr>
        <w:commentReference w:id="498"/>
      </w:r>
    </w:p>
    <w:p w14:paraId="391BF574" w14:textId="77777777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O jogo “As aventuras de Fibrinha” sofreu, infelizmente, alguns atrasos em suas entregas relacionados a programação (jogabilidade). No dia 10/03/2023, sentimos que estávamos atrasados em relação aos demais grupos, além de que quando houve a experiência do dia 08/03/2023 todas as pessoas que passaram por nosso jogo ficaram com o “gostinho de quero mais”, pois as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cutscenes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, juntamente com a narrativa lúdica dos textos e o </w:t>
      </w:r>
      <w:proofErr w:type="spellStart"/>
      <w:proofErr w:type="gramStart"/>
      <w:r>
        <w:rPr>
          <w:rFonts w:ascii="Manrope Medium" w:eastAsia="Manrope Medium" w:hAnsi="Manrope Medium" w:cs="Manrope Medium"/>
          <w:sz w:val="20"/>
          <w:szCs w:val="20"/>
        </w:rPr>
        <w:t>design,ficaram</w:t>
      </w:r>
      <w:proofErr w:type="spellEnd"/>
      <w:proofErr w:type="gramEnd"/>
      <w:r>
        <w:rPr>
          <w:rFonts w:ascii="Manrope Medium" w:eastAsia="Manrope Medium" w:hAnsi="Manrope Medium" w:cs="Manrope Medium"/>
          <w:sz w:val="20"/>
          <w:szCs w:val="20"/>
        </w:rPr>
        <w:t xml:space="preserve"> excelentes. Sempre nas </w:t>
      </w:r>
      <w:proofErr w:type="gramStart"/>
      <w:r>
        <w:rPr>
          <w:rFonts w:ascii="Manrope Medium" w:eastAsia="Manrope Medium" w:hAnsi="Manrope Medium" w:cs="Manrope Medium"/>
          <w:sz w:val="20"/>
          <w:szCs w:val="20"/>
        </w:rPr>
        <w:t>sprints,  recebemos</w:t>
      </w:r>
      <w:proofErr w:type="gramEnd"/>
      <w:r>
        <w:rPr>
          <w:rFonts w:ascii="Manrope Medium" w:eastAsia="Manrope Medium" w:hAnsi="Manrope Medium" w:cs="Manrope Medium"/>
          <w:sz w:val="20"/>
          <w:szCs w:val="20"/>
        </w:rPr>
        <w:t xml:space="preserve"> feedbacks positivos do nosso parceiro V.tal e isso enfatizou nossa </w:t>
      </w:r>
      <w:proofErr w:type="spellStart"/>
      <w:r>
        <w:rPr>
          <w:rFonts w:ascii="Manrope Medium" w:eastAsia="Manrope Medium" w:hAnsi="Manrope Medium" w:cs="Manrope Medium"/>
          <w:sz w:val="20"/>
          <w:szCs w:val="20"/>
        </w:rPr>
        <w:t>inconformação</w:t>
      </w:r>
      <w:proofErr w:type="spellEnd"/>
      <w:r>
        <w:rPr>
          <w:rFonts w:ascii="Manrope Medium" w:eastAsia="Manrope Medium" w:hAnsi="Manrope Medium" w:cs="Manrope Medium"/>
          <w:sz w:val="20"/>
          <w:szCs w:val="20"/>
        </w:rPr>
        <w:t xml:space="preserve"> com o estágio atual do momento. </w:t>
      </w:r>
    </w:p>
    <w:p w14:paraId="00A42262" w14:textId="77777777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Porém, não está tudo perdido, aliás, muito longe disso. Mesmo que não tenhamos evoluído o tanto que gostaríamos, o jogo é rápido e preciso. Portanto, uma vez que acertamos a jogabilidade de uma única fase, repassaremos para as demais. Além de que, nossos designs e textos estão praticamente finalizados. </w:t>
      </w:r>
    </w:p>
    <w:p w14:paraId="33C7C8C4" w14:textId="77777777" w:rsidR="007C75A7" w:rsidRDefault="009664D2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Na semana sete, iremos finalizar o jogo e deixar as demais semanas apenas para lapidar o jogo através de feedbacks que vamos receber. </w:t>
      </w:r>
    </w:p>
    <w:p w14:paraId="126DE5C4" w14:textId="77777777" w:rsidR="007C75A7" w:rsidRDefault="009664D2">
      <w:pPr>
        <w:spacing w:before="120" w:after="120" w:line="360" w:lineRule="auto"/>
        <w:ind w:left="2520"/>
        <w:jc w:val="both"/>
        <w:rPr>
          <w:ins w:id="499" w:author="victor oliveira" w:date="2023-03-24T08:23:00Z"/>
          <w:rFonts w:ascii="Manrope Medium" w:eastAsia="Manrope Medium" w:hAnsi="Manrope Medium" w:cs="Manrope Medium"/>
          <w:sz w:val="20"/>
          <w:szCs w:val="20"/>
        </w:rPr>
      </w:pPr>
      <w:r>
        <w:rPr>
          <w:rFonts w:ascii="Manrope Medium" w:eastAsia="Manrope Medium" w:hAnsi="Manrope Medium" w:cs="Manrope Medium"/>
          <w:sz w:val="20"/>
          <w:szCs w:val="20"/>
        </w:rPr>
        <w:t xml:space="preserve">Vale ressaltar que infelizmente, o único dado que temos contabilizado, tivemos apenas quatro feedbacks do grupo da outra sala que avaliaram nosso jogo. Mesmo pedindo respostas e comentários dos demais participantes, não obtivemos sucesso.  </w:t>
      </w:r>
    </w:p>
    <w:p w14:paraId="7C2CF6B7" w14:textId="7567F0D5" w:rsidR="00EF6471" w:rsidRPr="00AA77F6" w:rsidDel="001D0D16" w:rsidRDefault="000833B5">
      <w:pPr>
        <w:spacing w:before="120" w:after="120" w:line="360" w:lineRule="auto"/>
        <w:ind w:left="2520"/>
        <w:jc w:val="both"/>
        <w:rPr>
          <w:del w:id="500" w:author="victor oliveira" w:date="2023-03-24T23:43:00Z"/>
          <w:rFonts w:asciiTheme="majorHAnsi" w:eastAsia="Manrope Medium" w:hAnsiTheme="majorHAnsi" w:cstheme="majorHAnsi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:rPrChange w:id="501" w:author="victor oliveira" w:date="2023-03-24T23:45:00Z">
            <w:rPr>
              <w:del w:id="502" w:author="victor oliveira" w:date="2023-03-24T23:43:00Z"/>
              <w:rFonts w:ascii="Manrope Medium" w:eastAsia="Manrope Medium" w:hAnsi="Manrope Medium" w:cs="Manrope Medium"/>
              <w:sz w:val="20"/>
              <w:szCs w:val="20"/>
            </w:rPr>
          </w:rPrChange>
        </w:rPr>
      </w:pPr>
      <w:ins w:id="503" w:author="victor oliveira" w:date="2023-03-24T08:23:00Z">
        <w:r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04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O teste</w:t>
        </w:r>
      </w:ins>
      <w:ins w:id="505" w:author="victor oliveira" w:date="2023-03-24T08:31:00Z">
        <w:r w:rsidR="008D6CD5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06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  <w:ins w:id="507" w:author="victor oliveira" w:date="2023-03-24T08:32:00Z">
        <w:r w:rsidR="00C14A83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08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de jogabilidade feito pelos alunos d</w:t>
        </w:r>
        <w:r w:rsidR="00874F2E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09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os </w:t>
        </w:r>
        <w:r w:rsidR="00C14A83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10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outros ateliês</w:t>
        </w:r>
      </w:ins>
      <w:ins w:id="511" w:author="victor oliveira" w:date="2023-03-24T22:08:00Z">
        <w:r w:rsidR="00F2529C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12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,</w:t>
        </w:r>
      </w:ins>
      <w:ins w:id="513" w:author="victor oliveira" w:date="2023-03-24T22:09:00Z">
        <w:r w:rsidR="005B357E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14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  <w:ins w:id="515" w:author="victor oliveira" w:date="2023-03-24T08:36:00Z">
        <w:r w:rsidR="00F14B19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16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não foi tão útil como </w:t>
        </w:r>
      </w:ins>
      <w:ins w:id="517" w:author="victor oliveira" w:date="2023-03-24T09:28:00Z">
        <w:r w:rsidR="000457A6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18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esperávamos</w:t>
        </w:r>
      </w:ins>
      <w:ins w:id="519" w:author="Daniel Mendez" w:date="2023-03-25T01:18:00Z">
        <w:r w:rsidR="5553B43D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20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. </w:t>
        </w:r>
      </w:ins>
      <w:ins w:id="521" w:author="victor oliveira" w:date="2023-03-24T09:28:00Z">
        <w:del w:id="522" w:author="Daniel Mendez" w:date="2023-03-25T01:18:00Z">
          <w:r w:rsidRPr="00AA77F6" w:rsidDel="5553B43D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523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>,</w:delText>
          </w:r>
        </w:del>
      </w:ins>
      <w:ins w:id="524" w:author="victor oliveira" w:date="2023-03-24T08:37:00Z">
        <w:del w:id="525" w:author="Daniel Mendez" w:date="2023-03-25T01:18:00Z">
          <w:r w:rsidRPr="00AA77F6" w:rsidDel="5553B43D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526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 xml:space="preserve"> </w:delText>
          </w:r>
        </w:del>
      </w:ins>
      <w:ins w:id="527" w:author="Daniel Mendez" w:date="2023-03-25T01:18:00Z">
        <w:r w:rsidR="5553B43D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28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D</w:t>
        </w:r>
      </w:ins>
      <w:ins w:id="529" w:author="victor oliveira" w:date="2023-03-24T08:38:00Z">
        <w:del w:id="530" w:author="Daniel Mendez" w:date="2023-03-25T01:18:00Z">
          <w:r w:rsidR="00F003A1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531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>d</w:delText>
          </w:r>
        </w:del>
        <w:r w:rsidR="00F003A1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32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urante</w:t>
        </w:r>
      </w:ins>
      <w:ins w:id="533" w:author="victor oliveira" w:date="2023-03-24T08:37:00Z">
        <w:r w:rsidR="008828A0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34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os testes</w:t>
        </w:r>
      </w:ins>
      <w:ins w:id="535" w:author="Daniel Mendez" w:date="2023-03-25T01:18:00Z">
        <w:r w:rsidR="5553B43D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36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,</w:t>
        </w:r>
        <w:r w:rsidR="18192E3B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37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“As Aventuras de </w:t>
        </w:r>
        <w:proofErr w:type="spellStart"/>
        <w:r w:rsidR="18192E3B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38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Fibinrha</w:t>
        </w:r>
        <w:proofErr w:type="spellEnd"/>
        <w:r w:rsidR="18192E3B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39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”</w:t>
        </w:r>
      </w:ins>
      <w:ins w:id="540" w:author="victor oliveira" w:date="2023-03-24T08:37:00Z">
        <w:del w:id="541" w:author="Daniel Mendez" w:date="2023-03-25T01:18:00Z">
          <w:r w:rsidR="008828A0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542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 xml:space="preserve"> nos</w:delText>
          </w:r>
          <w:r w:rsidR="008828A0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543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>s</w:delText>
          </w:r>
          <w:r w:rsidR="008828A0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544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>o jogo</w:delText>
          </w:r>
        </w:del>
        <w:r w:rsidR="008828A0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45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estava incompleto e só possuíamos</w:t>
        </w:r>
      </w:ins>
      <w:ins w:id="546" w:author="victor oliveira" w:date="2023-03-24T08:38:00Z">
        <w:r w:rsidR="008828A0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47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  <w:r w:rsidR="00F003A1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48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o menu de interação com uma </w:t>
        </w:r>
        <w:proofErr w:type="spellStart"/>
        <w:r w:rsidR="00F003A1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49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cutscene</w:t>
        </w:r>
        <w:proofErr w:type="spellEnd"/>
        <w:r w:rsidR="0072086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50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. </w:t>
        </w:r>
      </w:ins>
      <w:ins w:id="551" w:author="victor oliveira" w:date="2023-03-24T08:39:00Z">
        <w:r w:rsidR="0072086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52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Esse impasse não atrapalhou o desempenho do grupo, na verdade nos motivou, </w:t>
        </w:r>
      </w:ins>
      <w:ins w:id="553" w:author="victor oliveira" w:date="2023-03-24T08:41:00Z">
        <w:r w:rsidR="00FF7936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54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pois,</w:t>
        </w:r>
      </w:ins>
      <w:ins w:id="555" w:author="victor oliveira" w:date="2023-03-24T08:39:00Z">
        <w:r w:rsidR="0072086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56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ao ver tantos jogos tão legais</w:t>
        </w:r>
      </w:ins>
      <w:ins w:id="557" w:author="Daniel Mendez" w:date="2023-03-25T01:11:00Z">
        <w:r w:rsidR="0072086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58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  <w:r w:rsidR="6002C613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59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e </w:t>
        </w:r>
      </w:ins>
      <w:ins w:id="560" w:author="Daniel Mendez" w:date="2023-03-25T01:12:00Z">
        <w:r w:rsidR="560FC9A1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61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bem </w:t>
        </w:r>
      </w:ins>
      <w:ins w:id="562" w:author="Daniel Mendez" w:date="2023-03-25T01:11:00Z">
        <w:r w:rsidR="6002C613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63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desenvolvidos</w:t>
        </w:r>
      </w:ins>
      <w:ins w:id="564" w:author="victor oliveira" w:date="2023-03-24T08:39:00Z">
        <w:r w:rsidR="0CCE5C38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65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  <w:ins w:id="566" w:author="victor oliveira" w:date="2023-03-24T09:29:00Z">
        <w:r w:rsidR="003968B0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67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das</w:t>
        </w:r>
      </w:ins>
      <w:ins w:id="568" w:author="victor oliveira" w:date="2023-03-24T08:39:00Z">
        <w:r w:rsidR="0072086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69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outras turmas</w:t>
        </w:r>
      </w:ins>
      <w:ins w:id="570" w:author="victor oliveira" w:date="2023-03-24T09:29:00Z">
        <w:r w:rsidR="003968B0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71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, </w:t>
        </w:r>
      </w:ins>
      <w:ins w:id="572" w:author="victor oliveira" w:date="2023-03-24T08:39:00Z">
        <w:r w:rsidR="0072086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73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decidimos</w:t>
        </w:r>
      </w:ins>
      <w:ins w:id="574" w:author="Daniel Mendez" w:date="2023-03-25T01:11:00Z">
        <w:r w:rsidR="0072086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75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  <w:r w:rsidR="593201A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76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dar o </w:t>
        </w:r>
        <w:r w:rsidR="588A58E0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77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nosso</w:t>
        </w:r>
        <w:r w:rsidR="593201A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78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melhor</w:t>
        </w:r>
      </w:ins>
      <w:ins w:id="579" w:author="Daniel Mendez" w:date="2023-03-25T01:12:00Z">
        <w:r w:rsidR="588A58E0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80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  <w:ins w:id="581" w:author="Daniel Mendez" w:date="2023-03-25T01:16:00Z">
        <w:r w:rsidR="585BF99D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82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e</w:t>
        </w:r>
      </w:ins>
      <w:ins w:id="583" w:author="Daniel Mendez" w:date="2023-03-25T01:12:00Z">
        <w:r w:rsidR="585BF99D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84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  <w:ins w:id="585" w:author="victor oliveira" w:date="2023-03-24T08:39:00Z">
        <w:del w:id="586" w:author="Daniel Mendez" w:date="2023-03-25T01:12:00Z">
          <w:r w:rsidRPr="00AA77F6" w:rsidDel="5786EEAD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587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 xml:space="preserve"> trabalhar</w:delText>
          </w:r>
        </w:del>
      </w:ins>
      <w:proofErr w:type="spellStart"/>
      <w:ins w:id="588" w:author="Daniel Mendez" w:date="2023-03-25T01:12:00Z">
        <w:r w:rsidR="5786EEAD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89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e</w:t>
        </w:r>
        <w:proofErr w:type="spellEnd"/>
        <w:r w:rsidR="593201A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90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  <w:r w:rsidR="0072086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91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trabalhar</w:t>
        </w:r>
      </w:ins>
      <w:ins w:id="592" w:author="victor oliveira" w:date="2023-03-24T08:39:00Z">
        <w:r w:rsidR="00720867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93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  <w:ins w:id="594" w:author="Daniel Mendez" w:date="2023-03-25T01:13:00Z">
        <w:r w:rsidR="5786EEAD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95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arduamente</w:t>
        </w:r>
      </w:ins>
      <w:ins w:id="596" w:author="Daniel Mendez" w:date="2023-03-25T01:17:00Z">
        <w:r w:rsidR="3E09E75E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97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no nosso </w:t>
        </w:r>
        <w:r w:rsidR="336EAAAD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598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jogo</w:t>
        </w:r>
      </w:ins>
      <w:ins w:id="599" w:author="Daniel Mendez" w:date="2023-03-25T01:12:00Z">
        <w:r w:rsidR="336EAAAD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00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.</w:t>
        </w:r>
        <w:r w:rsidR="5786EEAD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01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  <w:ins w:id="602" w:author="victor oliveira" w:date="2023-03-24T08:39:00Z">
        <w:del w:id="603" w:author="Daniel Mendez" w:date="2023-03-25T01:09:00Z">
          <w:r w:rsidR="00070E4C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604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>mais eficiente</w:delText>
          </w:r>
        </w:del>
      </w:ins>
      <w:ins w:id="605" w:author="victor oliveira" w:date="2023-03-24T08:40:00Z">
        <w:del w:id="606" w:author="Daniel Mendez" w:date="2023-03-25T01:09:00Z">
          <w:r w:rsidR="00070E4C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607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>mente.</w:delText>
          </w:r>
        </w:del>
        <w:r w:rsidR="00070E4C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08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  <w:del w:id="609" w:author="Daniel Mendez" w:date="2023-03-25T01:13:00Z">
          <w:r w:rsidR="00070E4C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610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>A</w:delText>
          </w:r>
          <w:r w:rsidR="00070E4C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611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 xml:space="preserve"> idéia do nosso jog</w:delText>
          </w:r>
          <w:r w:rsidR="00070E4C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612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 xml:space="preserve">o é </w:delText>
          </w:r>
          <w:r w:rsidR="00F26B6A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613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 xml:space="preserve">única e o design é original, pois todas as sprites são feitas a </w:delText>
          </w:r>
        </w:del>
      </w:ins>
      <w:ins w:id="614" w:author="victor oliveira" w:date="2023-03-24T08:41:00Z">
        <w:del w:id="615" w:author="Daniel Mendez" w:date="2023-03-25T01:13:00Z">
          <w:r w:rsidR="00F26B6A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616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>mão</w:delText>
          </w:r>
          <w:r w:rsidR="00CB3B4C" w:rsidRPr="00AA77F6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617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>.</w:delText>
          </w:r>
        </w:del>
        <w:r w:rsidR="00CB3B4C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18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  <w:ins w:id="619" w:author="victor oliveira" w:date="2023-03-24T09:30:00Z">
        <w:del w:id="620" w:author="Daniel Mendez" w:date="2023-03-25T01:13:00Z">
          <w:r w:rsidRPr="00AA77F6" w:rsidDel="0B6646F4">
            <w:rPr>
              <w:rFonts w:asciiTheme="majorHAnsi" w:eastAsia="Manrope Medium" w:hAnsiTheme="majorHAnsi" w:cstheme="majorHAnsi"/>
              <w:color w:val="000000" w:themeColor="text1"/>
              <w:sz w:val="20"/>
              <w:szCs w:val="20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:rPrChange w:id="621" w:author="victor oliveira" w:date="2023-03-24T23:45:00Z">
                <w:rPr>
                  <w:rFonts w:ascii="Manrope Medium" w:eastAsia="Manrope Medium" w:hAnsi="Manrope Medium" w:cs="Manrope Medium"/>
                  <w:sz w:val="20"/>
                  <w:szCs w:val="20"/>
                </w:rPr>
              </w:rPrChange>
            </w:rPr>
            <w:delText>A review das outras salas apontava</w:delText>
          </w:r>
        </w:del>
      </w:ins>
      <w:ins w:id="622" w:author="Daniel Mendez" w:date="2023-03-25T01:13:00Z">
        <w:r w:rsidR="0B6646F4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23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A</w:t>
        </w:r>
        <w:r w:rsidR="009C74E5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24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review das outras salas apontava</w:t>
        </w:r>
      </w:ins>
      <w:ins w:id="625" w:author="victor oliveira" w:date="2023-03-24T08:41:00Z">
        <w:r w:rsidR="00CB3B4C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26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interesse no game</w:t>
        </w:r>
      </w:ins>
      <w:ins w:id="627" w:author="Daniel Mendez" w:date="2023-03-25T01:14:00Z">
        <w:r w:rsidR="168287DE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28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  <w:r w:rsidR="4442459C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29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e</w:t>
        </w:r>
      </w:ins>
      <w:ins w:id="630" w:author="Daniel Mendez" w:date="2023-03-25T01:15:00Z">
        <w:r w:rsidR="4442459C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31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m</w:t>
        </w:r>
      </w:ins>
      <w:ins w:id="632" w:author="Daniel Mendez" w:date="2023-03-25T01:14:00Z">
        <w:r w:rsidR="168287DE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33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  <w:ins w:id="634" w:author="Daniel Mendez" w:date="2023-03-25T01:15:00Z">
        <w:r w:rsidR="033FD806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35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saber</w:t>
        </w:r>
      </w:ins>
      <w:ins w:id="636" w:author="Daniel Mendez" w:date="2023-03-25T01:14:00Z">
        <w:r w:rsidR="033FD806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37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como</w:t>
        </w:r>
      </w:ins>
      <w:ins w:id="638" w:author="Daniel Mendez" w:date="2023-03-25T01:15:00Z">
        <w:r w:rsidR="033FD806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39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iríamos tirar a ideia do</w:t>
        </w:r>
      </w:ins>
      <w:ins w:id="640" w:author="Daniel Mendez" w:date="2023-03-25T01:14:00Z">
        <w:r w:rsidR="168287DE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41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  <w:ins w:id="642" w:author="Daniel Mendez" w:date="2023-03-25T01:15:00Z">
        <w:r w:rsidR="54AADC86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43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papel</w:t>
        </w:r>
      </w:ins>
      <w:ins w:id="644" w:author="Daniel Mendez" w:date="2023-03-25T01:14:00Z">
        <w:r w:rsidR="54AADC86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45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  <w:ins w:id="646" w:author="Daniel Mendez" w:date="2023-03-25T01:16:00Z">
        <w:r w:rsidR="0EBECAC8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47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e </w:t>
        </w:r>
      </w:ins>
      <w:ins w:id="648" w:author="Daniel Mendez" w:date="2023-03-25T01:19:00Z">
        <w:r w:rsidR="0710766E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49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>na semana</w:t>
        </w:r>
        <w:r w:rsidR="00397F36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50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do </w:t>
        </w:r>
        <w:r w:rsidR="0710766E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51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Sprint Quatro, </w:t>
        </w:r>
      </w:ins>
      <w:ins w:id="652" w:author="Daniel Mendez" w:date="2023-03-25T01:20:00Z">
        <w:r w:rsidR="0710766E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53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conseguimos fazer isso. </w:t>
        </w:r>
      </w:ins>
      <w:ins w:id="654" w:author="Daniel Mendez" w:date="2023-03-25T01:16:00Z">
        <w:r w:rsidR="54AADC86" w:rsidRPr="00AA77F6">
          <w:rPr>
            <w:rFonts w:asciiTheme="majorHAnsi" w:eastAsia="Manrope Medium" w:hAnsiTheme="majorHAnsi" w:cstheme="majorHAnsi"/>
            <w:color w:val="000000" w:themeColor="text1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  <w:rPrChange w:id="655" w:author="victor oliveira" w:date="2023-03-24T23:45:00Z">
              <w:rPr>
                <w:rFonts w:ascii="Manrope Medium" w:eastAsia="Manrope Medium" w:hAnsi="Manrope Medium" w:cs="Manrope Medium"/>
                <w:sz w:val="20"/>
                <w:szCs w:val="20"/>
              </w:rPr>
            </w:rPrChange>
          </w:rPr>
          <w:t xml:space="preserve"> </w:t>
        </w:r>
      </w:ins>
    </w:p>
    <w:p w14:paraId="1D145806" w14:textId="77777777" w:rsidR="007C75A7" w:rsidRPr="00AA77F6" w:rsidDel="001D0D16" w:rsidRDefault="007C75A7">
      <w:pPr>
        <w:spacing w:before="120" w:after="120" w:line="360" w:lineRule="auto"/>
        <w:ind w:left="2520"/>
        <w:jc w:val="both"/>
        <w:rPr>
          <w:del w:id="656" w:author="victor oliveira" w:date="2023-03-24T23:43:00Z"/>
          <w:rFonts w:ascii="Manrope Medium" w:eastAsia="Manrope Medium" w:hAnsi="Manrope Medium" w:cs="Manrope Medium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:rPrChange w:id="657" w:author="victor oliveira" w:date="2023-03-24T23:45:00Z">
            <w:rPr>
              <w:del w:id="658" w:author="victor oliveira" w:date="2023-03-24T23:43:00Z"/>
              <w:rFonts w:ascii="Manrope Medium" w:eastAsia="Manrope Medium" w:hAnsi="Manrope Medium" w:cs="Manrope Medium"/>
              <w:sz w:val="20"/>
              <w:szCs w:val="20"/>
            </w:rPr>
          </w:rPrChange>
        </w:rPr>
      </w:pPr>
    </w:p>
    <w:p w14:paraId="3081A8C6" w14:textId="77777777" w:rsidR="007C75A7" w:rsidRPr="00AA77F6" w:rsidDel="001D0D16" w:rsidRDefault="007C75A7">
      <w:pPr>
        <w:spacing w:before="120" w:after="120" w:line="360" w:lineRule="auto"/>
        <w:ind w:left="2520"/>
        <w:jc w:val="both"/>
        <w:rPr>
          <w:del w:id="659" w:author="victor oliveira" w:date="2023-03-24T23:43:00Z"/>
          <w:rFonts w:ascii="Manrope Medium" w:eastAsia="Manrope Medium" w:hAnsi="Manrope Medium" w:cs="Manrope Medium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:rPrChange w:id="660" w:author="victor oliveira" w:date="2023-03-24T23:45:00Z">
            <w:rPr>
              <w:del w:id="661" w:author="victor oliveira" w:date="2023-03-24T23:43:00Z"/>
              <w:rFonts w:ascii="Manrope Medium" w:eastAsia="Manrope Medium" w:hAnsi="Manrope Medium" w:cs="Manrope Medium"/>
              <w:sz w:val="20"/>
              <w:szCs w:val="20"/>
            </w:rPr>
          </w:rPrChange>
        </w:rPr>
      </w:pPr>
    </w:p>
    <w:p w14:paraId="793473CE" w14:textId="77777777" w:rsidR="007C75A7" w:rsidRPr="00AA77F6" w:rsidDel="001D0D16" w:rsidRDefault="007C75A7">
      <w:pPr>
        <w:spacing w:before="120" w:after="120" w:line="360" w:lineRule="auto"/>
        <w:jc w:val="both"/>
        <w:rPr>
          <w:del w:id="662" w:author="victor oliveira" w:date="2023-03-24T23:43:00Z"/>
          <w:rFonts w:ascii="Manrope Medium" w:eastAsia="Manrope Medium" w:hAnsi="Manrope Medium" w:cs="Manrope Medium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:rPrChange w:id="663" w:author="victor oliveira" w:date="2023-03-24T23:45:00Z">
            <w:rPr>
              <w:del w:id="664" w:author="victor oliveira" w:date="2023-03-24T23:43:00Z"/>
              <w:rFonts w:ascii="Manrope Medium" w:eastAsia="Manrope Medium" w:hAnsi="Manrope Medium" w:cs="Manrope Medium"/>
              <w:sz w:val="20"/>
              <w:szCs w:val="20"/>
            </w:rPr>
          </w:rPrChange>
        </w:rPr>
      </w:pPr>
    </w:p>
    <w:p w14:paraId="6C4B8D0C" w14:textId="77777777" w:rsidR="007C75A7" w:rsidRPr="00AA77F6" w:rsidRDefault="007C75A7" w:rsidP="001D0D16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:rPrChange w:id="665" w:author="victor oliveira" w:date="2023-03-24T23:45:00Z">
            <w:rPr>
              <w:rFonts w:ascii="Manrope Medium" w:eastAsia="Manrope Medium" w:hAnsi="Manrope Medium" w:cs="Manrope Medium"/>
              <w:sz w:val="20"/>
              <w:szCs w:val="20"/>
            </w:rPr>
          </w:rPrChange>
        </w:rPr>
      </w:pPr>
    </w:p>
    <w:p w14:paraId="296EFA79" w14:textId="77777777" w:rsidR="007C75A7" w:rsidRDefault="007C75A7">
      <w:pP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218BCA34" w14:textId="31F3901E" w:rsidR="007C75A7" w:rsidRDefault="009664D2" w:rsidP="000F2E7E">
      <w:pPr>
        <w:spacing w:before="120" w:after="120" w:line="360" w:lineRule="auto"/>
        <w:jc w:val="both"/>
        <w:pPrChange w:id="666" w:author="victor oliveira" w:date="2023-03-24T23:43:00Z">
          <w:pPr>
            <w:spacing w:before="120" w:after="120" w:line="360" w:lineRule="auto"/>
            <w:ind w:left="2520"/>
            <w:jc w:val="both"/>
          </w:pPr>
        </w:pPrChange>
      </w:pPr>
      <w:r>
        <w:t>Referências</w:t>
      </w:r>
      <w:ins w:id="667" w:author="victor oliveira" w:date="2023-03-24T23:44:00Z">
        <w:r w:rsidR="00D53952">
          <w:t>:</w:t>
        </w:r>
      </w:ins>
    </w:p>
    <w:p w14:paraId="6635BD60" w14:textId="77777777" w:rsidR="009621F9" w:rsidRDefault="009664D2" w:rsidP="000F2E7E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ins w:id="668" w:author="victor oliveira" w:date="2023-03-24T23:44:00Z"/>
          <w:rFonts w:ascii="Manrope Medium" w:eastAsia="Manrope Medium" w:hAnsi="Manrope Medium" w:cs="Manrope Medium"/>
          <w:color w:val="000000"/>
          <w:sz w:val="20"/>
          <w:szCs w:val="20"/>
        </w:rPr>
      </w:pPr>
      <w:del w:id="669" w:author="victor oliveira" w:date="2023-03-24T23:43:00Z">
        <w:r w:rsidRPr="00D232CD" w:rsidDel="001D0D16">
          <w:rPr>
            <w:rFonts w:ascii="Manrope Medium" w:eastAsia="Manrope Medium" w:hAnsi="Manrope Medium" w:cs="Manrope Medium"/>
            <w:sz w:val="20"/>
            <w:szCs w:val="20"/>
          </w:rPr>
          <w:delText>&lt;</w:delText>
        </w:r>
        <w:r w:rsidRPr="00D232CD" w:rsidDel="001D0D16">
          <w:rPr>
            <w:rFonts w:ascii="Manrope Medium" w:eastAsia="Manrope Medium" w:hAnsi="Manrope Medium" w:cs="Manrope Medium"/>
            <w:color w:val="4472C4"/>
            <w:sz w:val="20"/>
            <w:szCs w:val="20"/>
          </w:rPr>
          <w:delText xml:space="preserve">Toda referência citada no texto deverá constar nesta seção, utilizando o padrão mais recente da ABNT. As citações devem ser confiáveis e relevantes para o trabalho. São imprescindíveis as citações dos </w:delText>
        </w:r>
        <w:r w:rsidRPr="00D232CD" w:rsidDel="001D0D16">
          <w:rPr>
            <w:rFonts w:ascii="Manrope Medium" w:eastAsia="Manrope Medium" w:hAnsi="Manrope Medium" w:cs="Manrope Medium"/>
            <w:i/>
            <w:color w:val="4472C4"/>
            <w:sz w:val="20"/>
            <w:szCs w:val="20"/>
          </w:rPr>
          <w:delText>sites</w:delText>
        </w:r>
        <w:r w:rsidRPr="00D232CD" w:rsidDel="001D0D16">
          <w:rPr>
            <w:rFonts w:ascii="Manrope Medium" w:eastAsia="Manrope Medium" w:hAnsi="Manrope Medium" w:cs="Manrope Medium"/>
            <w:color w:val="4472C4"/>
            <w:sz w:val="20"/>
            <w:szCs w:val="20"/>
          </w:rPr>
          <w:delText xml:space="preserve"> de </w:delText>
        </w:r>
        <w:r w:rsidRPr="00D232CD" w:rsidDel="001D0D16">
          <w:rPr>
            <w:rFonts w:ascii="Manrope Medium" w:eastAsia="Manrope Medium" w:hAnsi="Manrope Medium" w:cs="Manrope Medium"/>
            <w:i/>
            <w:color w:val="4472C4"/>
            <w:sz w:val="20"/>
            <w:szCs w:val="20"/>
          </w:rPr>
          <w:delText>download</w:delText>
        </w:r>
        <w:r w:rsidRPr="00D232CD" w:rsidDel="001D0D16">
          <w:rPr>
            <w:rFonts w:ascii="Manrope Medium" w:eastAsia="Manrope Medium" w:hAnsi="Manrope Medium" w:cs="Manrope Medium"/>
            <w:color w:val="4472C4"/>
            <w:sz w:val="20"/>
            <w:szCs w:val="20"/>
          </w:rPr>
          <w:delText xml:space="preserve"> das ferramentas utilizadas, bem como a citação de algum objeto, música, textura ou outros que não tenham sido produzidos pelo grupo, mas utilizados (mesmo no caso de licenças gratuitas, </w:delText>
        </w:r>
        <w:r w:rsidRPr="00D232CD" w:rsidDel="001D0D16">
          <w:rPr>
            <w:rFonts w:ascii="Manrope Medium" w:eastAsia="Manrope Medium" w:hAnsi="Manrope Medium" w:cs="Manrope Medium"/>
            <w:i/>
            <w:color w:val="4472C4"/>
            <w:sz w:val="20"/>
            <w:szCs w:val="20"/>
          </w:rPr>
          <w:delText>royalty</w:delText>
        </w:r>
        <w:r w:rsidRPr="00D232CD" w:rsidDel="001D0D16">
          <w:rPr>
            <w:rFonts w:ascii="Manrope Medium" w:eastAsia="Manrope Medium" w:hAnsi="Manrope Medium" w:cs="Manrope Medium"/>
            <w:color w:val="4472C4"/>
            <w:sz w:val="20"/>
            <w:szCs w:val="20"/>
          </w:rPr>
          <w:delText xml:space="preserve"> </w:delText>
        </w:r>
        <w:r w:rsidRPr="00D232CD" w:rsidDel="001D0D16">
          <w:rPr>
            <w:rFonts w:ascii="Manrope Medium" w:eastAsia="Manrope Medium" w:hAnsi="Manrope Medium" w:cs="Manrope Medium"/>
            <w:i/>
            <w:color w:val="4472C4"/>
            <w:sz w:val="20"/>
            <w:szCs w:val="20"/>
          </w:rPr>
          <w:delText>free</w:delText>
        </w:r>
        <w:r w:rsidRPr="00D232CD" w:rsidDel="001D0D16">
          <w:rPr>
            <w:rFonts w:ascii="Manrope Medium" w:eastAsia="Manrope Medium" w:hAnsi="Manrope Medium" w:cs="Manrope Medium"/>
            <w:color w:val="4472C4"/>
            <w:sz w:val="20"/>
            <w:szCs w:val="20"/>
          </w:rPr>
          <w:delText xml:space="preserve"> ou similares).</w:delText>
        </w:r>
        <w:r w:rsidRPr="00D232CD" w:rsidDel="001D0D1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delText>&gt;</w:delText>
        </w:r>
      </w:del>
      <w:proofErr w:type="spellStart"/>
      <w:ins w:id="670" w:author="victor oliveira" w:date="2023-03-24T08:44:00Z">
        <w:r w:rsidR="00BF50A2" w:rsidRP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Link</w:t>
        </w:r>
      </w:ins>
      <w:ins w:id="671" w:author="victor oliveira" w:date="2023-03-24T09:26:00Z">
        <w:r w:rsidR="006F3298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s</w:t>
        </w:r>
        <w:r w:rsid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:</w:t>
        </w:r>
      </w:ins>
      <w:ins w:id="672" w:author="victor oliveira" w:date="2023-03-24T08:46:00Z">
        <w:r w:rsidR="00DA7EA1" w:rsidRP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https</w:t>
        </w:r>
        <w:proofErr w:type="spellEnd"/>
        <w:r w:rsidR="00DA7EA1" w:rsidRP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://opengameart.org/</w:t>
        </w:r>
        <w:proofErr w:type="spellStart"/>
        <w:r w:rsidR="00DA7EA1" w:rsidRP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content</w:t>
        </w:r>
        <w:proofErr w:type="spellEnd"/>
        <w:r w:rsidR="00DA7EA1" w:rsidRP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/</w:t>
        </w:r>
        <w:proofErr w:type="spellStart"/>
        <w:r w:rsidR="00DA7EA1" w:rsidRP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roguelike</w:t>
        </w:r>
        <w:proofErr w:type="spellEnd"/>
        <w:r w:rsidR="00DA7EA1" w:rsidRP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-</w:t>
        </w:r>
        <w:proofErr w:type="spellStart"/>
        <w:r w:rsidR="00DA7EA1" w:rsidRP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modern</w:t>
        </w:r>
        <w:proofErr w:type="spellEnd"/>
        <w:r w:rsidR="00DA7EA1" w:rsidRP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-</w:t>
        </w:r>
        <w:proofErr w:type="spellStart"/>
        <w:r w:rsidR="00DA7EA1" w:rsidRP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city</w:t>
        </w:r>
        <w:proofErr w:type="spellEnd"/>
        <w:r w:rsidR="00DA7EA1" w:rsidRP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-pack</w:t>
        </w:r>
      </w:ins>
    </w:p>
    <w:p w14:paraId="3E31E4D5" w14:textId="156531D7" w:rsidR="00DA7EA1" w:rsidRDefault="00DA7EA1" w:rsidP="000F2E7E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ins w:id="673" w:author="victor oliveira" w:date="2023-03-24T09:26:00Z"/>
          <w:rFonts w:ascii="Manrope Medium" w:eastAsia="Manrope Medium" w:hAnsi="Manrope Medium" w:cs="Manrope Medium"/>
          <w:color w:val="000000"/>
          <w:sz w:val="20"/>
          <w:szCs w:val="20"/>
        </w:rPr>
        <w:pPrChange w:id="674" w:author="victor oliveira" w:date="2023-03-24T23:43:00Z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after="120" w:line="360" w:lineRule="auto"/>
            <w:ind w:left="2520"/>
            <w:jc w:val="both"/>
          </w:pPr>
        </w:pPrChange>
      </w:pPr>
      <w:ins w:id="675" w:author="victor oliveira" w:date="2023-03-24T08:46:00Z">
        <w:r w:rsidRPr="00816136">
          <w:rPr>
            <w:rFonts w:ascii="Manrope Medium" w:eastAsia="Manrope Medium" w:hAnsi="Manrope Medium" w:cs="Manrope Medium"/>
            <w:color w:val="000000"/>
            <w:sz w:val="20"/>
            <w:szCs w:val="20"/>
            <w:rPrChange w:id="676" w:author="victor oliveira" w:date="2023-03-24T09:26:00Z">
              <w:rPr>
                <w:rFonts w:ascii="Manrope Medium" w:eastAsia="Manrope Medium" w:hAnsi="Manrope Medium" w:cs="Manrope Medium"/>
                <w:color w:val="000000"/>
                <w:sz w:val="20"/>
                <w:szCs w:val="20"/>
                <w:lang w:val="en-US"/>
              </w:rPr>
            </w:rPrChange>
          </w:rPr>
          <w:t>,</w:t>
        </w:r>
      </w:ins>
      <w:ins w:id="677" w:author="victor oliveira" w:date="2023-03-24T09:26:00Z">
        <w:r w:rsidR="00816136">
          <w:rPr>
            <w:rFonts w:ascii="Manrope Medium" w:eastAsia="Manrope Medium" w:hAnsi="Manrope Medium" w:cs="Manrope Medium"/>
            <w:color w:val="000000"/>
            <w:sz w:val="20"/>
            <w:szCs w:val="20"/>
          </w:rPr>
          <w:t xml:space="preserve"> </w:t>
        </w:r>
        <w:r w:rsidR="006F3298">
          <w:rPr>
            <w:rFonts w:ascii="Manrope Medium" w:eastAsia="Manrope Medium" w:hAnsi="Manrope Medium" w:cs="Manrope Medium"/>
            <w:color w:val="000000"/>
            <w:sz w:val="20"/>
            <w:szCs w:val="20"/>
          </w:rPr>
          <w:fldChar w:fldCharType="begin"/>
        </w:r>
        <w:r w:rsidR="006F3298">
          <w:rPr>
            <w:rFonts w:ascii="Manrope Medium" w:eastAsia="Manrope Medium" w:hAnsi="Manrope Medium" w:cs="Manrope Medium"/>
            <w:color w:val="000000"/>
            <w:sz w:val="20"/>
            <w:szCs w:val="20"/>
          </w:rPr>
          <w:instrText xml:space="preserve"> HYPERLINK "</w:instrText>
        </w:r>
        <w:r w:rsidR="006F3298" w:rsidRPr="00816136">
          <w:rPr>
            <w:rFonts w:ascii="Manrope Medium" w:eastAsia="Manrope Medium" w:hAnsi="Manrope Medium" w:cs="Manrope Medium"/>
            <w:color w:val="000000"/>
            <w:sz w:val="20"/>
            <w:szCs w:val="20"/>
            <w:rPrChange w:id="678" w:author="victor oliveira" w:date="2023-03-24T09:26:00Z">
              <w:rPr>
                <w:rFonts w:ascii="Manrope Medium" w:eastAsia="Manrope Medium" w:hAnsi="Manrope Medium" w:cs="Manrope Medium"/>
                <w:color w:val="000000"/>
                <w:sz w:val="20"/>
                <w:szCs w:val="20"/>
                <w:lang w:val="en-US"/>
              </w:rPr>
            </w:rPrChange>
          </w:rPr>
          <w:instrText>https://shatteredreality.itch.io/modern-city</w:instrText>
        </w:r>
        <w:r w:rsidR="006F3298">
          <w:rPr>
            <w:rFonts w:ascii="Manrope Medium" w:eastAsia="Manrope Medium" w:hAnsi="Manrope Medium" w:cs="Manrope Medium"/>
            <w:color w:val="000000"/>
            <w:sz w:val="20"/>
            <w:szCs w:val="20"/>
          </w:rPr>
          <w:instrText xml:space="preserve">" </w:instrText>
        </w:r>
        <w:r w:rsidR="006F3298">
          <w:rPr>
            <w:rFonts w:ascii="Manrope Medium" w:eastAsia="Manrope Medium" w:hAnsi="Manrope Medium" w:cs="Manrope Medium"/>
            <w:color w:val="000000"/>
            <w:sz w:val="20"/>
            <w:szCs w:val="20"/>
          </w:rPr>
          <w:fldChar w:fldCharType="separate"/>
        </w:r>
        <w:r w:rsidR="006F3298" w:rsidRPr="00EC4672">
          <w:rPr>
            <w:rStyle w:val="Hyperlink"/>
            <w:rPrChange w:id="679" w:author="victor oliveira" w:date="2023-03-24T09:26:00Z">
              <w:rPr>
                <w:rFonts w:ascii="Manrope Medium" w:eastAsia="Manrope Medium" w:hAnsi="Manrope Medium" w:cs="Manrope Medium"/>
                <w:color w:val="000000"/>
                <w:sz w:val="20"/>
                <w:szCs w:val="20"/>
                <w:lang w:val="en-US"/>
              </w:rPr>
            </w:rPrChange>
          </w:rPr>
          <w:t>https://shatteredreality.itch.io/modern-city</w:t>
        </w:r>
        <w:r w:rsidR="006F3298">
          <w:rPr>
            <w:rFonts w:ascii="Manrope Medium" w:eastAsia="Manrope Medium" w:hAnsi="Manrope Medium" w:cs="Manrope Medium"/>
            <w:color w:val="000000"/>
            <w:sz w:val="20"/>
            <w:szCs w:val="20"/>
          </w:rPr>
          <w:fldChar w:fldCharType="end"/>
        </w:r>
      </w:ins>
    </w:p>
    <w:p w14:paraId="49E37ABE" w14:textId="67D7E63F" w:rsidR="006F3298" w:rsidRDefault="006F3298" w:rsidP="009621F9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ins w:id="680" w:author="victor oliveira" w:date="2023-03-24T09:26:00Z"/>
          <w:rFonts w:ascii="Manrope Medium" w:eastAsia="Manrope Medium" w:hAnsi="Manrope Medium" w:cs="Manrope Medium"/>
          <w:color w:val="000000"/>
          <w:sz w:val="20"/>
          <w:szCs w:val="20"/>
        </w:rPr>
        <w:pPrChange w:id="681" w:author="victor oliveira" w:date="2023-03-24T23:44:00Z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120" w:after="120" w:line="360" w:lineRule="auto"/>
            <w:ind w:left="2520"/>
            <w:jc w:val="both"/>
          </w:pPr>
        </w:pPrChange>
      </w:pPr>
      <w:ins w:id="682" w:author="victor oliveira" w:date="2023-03-24T09:26:00Z">
        <w:r>
          <w:rPr>
            <w:rFonts w:ascii="Manrope Medium" w:eastAsia="Manrope Medium" w:hAnsi="Manrope Medium" w:cs="Manrope Medium"/>
            <w:color w:val="000000"/>
            <w:sz w:val="20"/>
            <w:szCs w:val="20"/>
          </w:rPr>
          <w:t>Referencias:</w:t>
        </w:r>
      </w:ins>
      <w:ins w:id="683" w:author="victor oliveira" w:date="2023-03-24T09:27:00Z">
        <w:r>
          <w:rPr>
            <w:rFonts w:ascii="Manrope Medium" w:eastAsia="Manrope Medium" w:hAnsi="Manrope Medium" w:cs="Manrope Medium"/>
            <w:color w:val="000000"/>
            <w:sz w:val="20"/>
            <w:szCs w:val="20"/>
          </w:rPr>
          <w:t xml:space="preserve"> Pokémon, show do milhão, Q&amp;A</w:t>
        </w:r>
      </w:ins>
    </w:p>
    <w:p w14:paraId="00C75DFE" w14:textId="77777777" w:rsidR="006F3298" w:rsidRPr="00816136" w:rsidRDefault="006F3298" w:rsidP="00DA7EA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3D88E34B" w14:textId="77777777" w:rsidR="007C75A7" w:rsidRPr="00816136" w:rsidRDefault="007C75A7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2520"/>
        <w:jc w:val="both"/>
        <w:rPr>
          <w:rFonts w:ascii="Manrope Medium" w:eastAsia="Manrope Medium" w:hAnsi="Manrope Medium" w:cs="Manrope Medium"/>
          <w:color w:val="000000"/>
          <w:sz w:val="20"/>
          <w:szCs w:val="20"/>
        </w:rPr>
      </w:pPr>
      <w:bookmarkStart w:id="684" w:name="_heading=h.3as4poj" w:colFirst="0" w:colLast="0"/>
      <w:bookmarkEnd w:id="684"/>
    </w:p>
    <w:p w14:paraId="478496DA" w14:textId="77777777" w:rsidR="007C75A7" w:rsidRDefault="009664D2">
      <w:pPr>
        <w:pStyle w:val="Title"/>
      </w:pPr>
      <w:bookmarkStart w:id="685" w:name="_heading=h.1pxezwc" w:colFirst="0" w:colLast="0"/>
      <w:bookmarkEnd w:id="685"/>
      <w:commentRangeStart w:id="686"/>
      <w:r>
        <w:t>Apêndice A</w:t>
      </w:r>
      <w:commentRangeEnd w:id="686"/>
      <w:r w:rsidR="00376021">
        <w:rPr>
          <w:rStyle w:val="CommentReference"/>
          <w:rFonts w:ascii="Arial" w:eastAsia="Arial" w:hAnsi="Arial" w:cs="Arial"/>
          <w:b w:val="0"/>
        </w:rPr>
        <w:commentReference w:id="686"/>
      </w:r>
    </w:p>
    <w:p w14:paraId="449C0488" w14:textId="77777777" w:rsidR="007C75A7" w:rsidRDefault="009664D2">
      <w:r>
        <w:rPr>
          <w:noProof/>
        </w:rPr>
        <w:drawing>
          <wp:inline distT="114300" distB="114300" distL="114300" distR="114300" wp14:anchorId="0D531A12" wp14:editId="481BE803">
            <wp:extent cx="6303900" cy="297180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1A09783" wp14:editId="38E16BA2">
            <wp:extent cx="6303900" cy="262890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AEB072F" wp14:editId="657F6E0A">
            <wp:extent cx="6303900" cy="26162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4AD58E9" wp14:editId="6938D655">
            <wp:extent cx="6303900" cy="26289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483661A" wp14:editId="7FF0CA82">
            <wp:extent cx="6303900" cy="264160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395DFFA" wp14:editId="37BE5250">
            <wp:extent cx="6303900" cy="261620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B688E66" wp14:editId="152B8F89">
            <wp:extent cx="6303900" cy="26289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6BF5B" w14:textId="77777777" w:rsidR="007C75A7" w:rsidRDefault="007C75A7">
      <w:pPr>
        <w:ind w:firstLine="708"/>
        <w:jc w:val="both"/>
        <w:rPr>
          <w:rFonts w:ascii="Manrope Medium" w:eastAsia="Manrope Medium" w:hAnsi="Manrope Medium" w:cs="Manrope Medium"/>
          <w:sz w:val="20"/>
          <w:szCs w:val="20"/>
        </w:rPr>
      </w:pPr>
    </w:p>
    <w:p w14:paraId="70C7D9C0" w14:textId="77777777" w:rsidR="007C75A7" w:rsidRDefault="007C75A7">
      <w:pPr>
        <w:spacing w:before="120" w:after="120" w:line="360" w:lineRule="auto"/>
        <w:ind w:left="2520"/>
        <w:rPr>
          <w:rFonts w:ascii="Manrope Medium" w:eastAsia="Manrope Medium" w:hAnsi="Manrope Medium" w:cs="Manrope Medium"/>
          <w:color w:val="000000"/>
          <w:sz w:val="20"/>
          <w:szCs w:val="20"/>
        </w:rPr>
      </w:pPr>
    </w:p>
    <w:p w14:paraId="3DF996D5" w14:textId="77777777" w:rsidR="007C75A7" w:rsidRDefault="009664D2">
      <w:pPr>
        <w:pStyle w:val="Title"/>
      </w:pPr>
      <w:bookmarkStart w:id="687" w:name="_heading=h.49x2ik5" w:colFirst="0" w:colLast="0"/>
      <w:bookmarkEnd w:id="687"/>
      <w:r>
        <w:t>Apêndice B</w:t>
      </w:r>
    </w:p>
    <w:p w14:paraId="2B1C3B6D" w14:textId="77777777" w:rsidR="007C75A7" w:rsidRDefault="009664D2">
      <w:r>
        <w:rPr>
          <w:noProof/>
        </w:rPr>
        <w:drawing>
          <wp:inline distT="114300" distB="114300" distL="114300" distR="114300" wp14:anchorId="432E4240" wp14:editId="60B07607">
            <wp:extent cx="6303900" cy="29718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CACD025" wp14:editId="3CBA00F8">
            <wp:extent cx="6303900" cy="262890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6C408BA" wp14:editId="698FB138">
            <wp:extent cx="6303900" cy="26162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88E8F87" wp14:editId="2025143F">
            <wp:extent cx="6303900" cy="26289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986856F" wp14:editId="48B9D747">
            <wp:extent cx="6303900" cy="264160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C84A479" wp14:editId="27A67C17">
            <wp:extent cx="6303900" cy="26162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8F358CB" wp14:editId="6AA246CD">
            <wp:extent cx="6303900" cy="26289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09A76" w14:textId="77777777" w:rsidR="007C75A7" w:rsidRDefault="009664D2">
      <w:pPr>
        <w:pStyle w:val="Title"/>
      </w:pPr>
      <w:bookmarkStart w:id="688" w:name="_heading=h.2p2csry" w:colFirst="0" w:colLast="0"/>
      <w:bookmarkEnd w:id="688"/>
      <w:r>
        <w:t>Apêndice C</w:t>
      </w:r>
    </w:p>
    <w:p w14:paraId="7ED2A736" w14:textId="77777777" w:rsidR="007C75A7" w:rsidRDefault="009664D2">
      <w:r>
        <w:rPr>
          <w:noProof/>
        </w:rPr>
        <w:drawing>
          <wp:inline distT="114300" distB="114300" distL="114300" distR="114300" wp14:anchorId="6E830541" wp14:editId="336D8633">
            <wp:extent cx="6303900" cy="297180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BC22879" wp14:editId="32976A8C">
            <wp:extent cx="6303900" cy="262890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5DF465C" wp14:editId="119B3EE5">
            <wp:extent cx="6303900" cy="261620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BC89A41" wp14:editId="29D278E5">
            <wp:extent cx="6303900" cy="262890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A74B566" wp14:editId="3A5FB31E">
            <wp:extent cx="6303900" cy="264160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4674E0F" wp14:editId="0A2A45DB">
            <wp:extent cx="6303900" cy="26162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2C6A313" wp14:editId="696AD270">
            <wp:extent cx="6303900" cy="262890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39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75A7">
      <w:footerReference w:type="default" r:id="rId33"/>
      <w:pgSz w:w="12240" w:h="15840"/>
      <w:pgMar w:top="1133" w:right="1178" w:bottom="1080" w:left="1133" w:header="432" w:footer="432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3" w:author="MARCELO LUIZ DO AMARAL" w:date="2023-03-16T16:09:00Z" w:initials="MLDA">
    <w:p w14:paraId="68C80564" w14:textId="77777777" w:rsidR="00EC6F6E" w:rsidRDefault="00EC6F6E" w:rsidP="00F63114">
      <w:pPr>
        <w:pStyle w:val="CommentText"/>
      </w:pPr>
      <w:r>
        <w:rPr>
          <w:rStyle w:val="CommentReference"/>
        </w:rPr>
        <w:annotationRef/>
      </w:r>
      <w:r>
        <w:t xml:space="preserve">É preciso ter aqui todas as versões que foram feitas. Podem adotar o numero de versões utilizando como base no término de cada Sprint. Desta forma teriamos 5 versões. </w:t>
      </w:r>
    </w:p>
  </w:comment>
  <w:comment w:id="146" w:author="MARCELO LUIZ DO AMARAL" w:date="2023-03-16T16:09:00Z" w:initials="MLDA">
    <w:p w14:paraId="24B27DC5" w14:textId="77777777" w:rsidR="00C57D7B" w:rsidRDefault="00C57D7B" w:rsidP="00C57D7B">
      <w:pPr>
        <w:pStyle w:val="CommentText"/>
      </w:pPr>
      <w:r>
        <w:rPr>
          <w:rStyle w:val="CommentReference"/>
        </w:rPr>
        <w:annotationRef/>
      </w:r>
      <w:r>
        <w:t xml:space="preserve">É preciso ter aqui todas as versões que foram feitas. Podem adotar o numero de versões utilizando como base no término de cada Sprint. Desta forma teriamos 5 versões. </w:t>
      </w:r>
    </w:p>
  </w:comment>
  <w:comment w:id="179" w:author="MARCELO LUIZ DO AMARAL" w:date="2023-03-16T16:13:00Z" w:initials="MLDA">
    <w:p w14:paraId="3F423FCB" w14:textId="77777777" w:rsidR="00C609AB" w:rsidRDefault="00C609AB" w:rsidP="00280450">
      <w:pPr>
        <w:pStyle w:val="CommentText"/>
      </w:pPr>
      <w:r>
        <w:rPr>
          <w:rStyle w:val="CommentReference"/>
        </w:rPr>
        <w:annotationRef/>
      </w:r>
      <w:r>
        <w:t>Inserir os papeis desenvolvidos pelo time na elaboração dos itens do GDD.</w:t>
      </w:r>
      <w:r>
        <w:br/>
      </w:r>
      <w:r>
        <w:br/>
        <w:t>Para não ficar repetitivo, pode in</w:t>
      </w:r>
    </w:p>
  </w:comment>
  <w:comment w:id="229" w:author="MARCELO LUIZ DO AMARAL" w:date="2023-03-16T16:13:00Z" w:initials="MLDA">
    <w:p w14:paraId="2A0C6F16" w14:textId="77777777" w:rsidR="00C609AB" w:rsidRDefault="00C609AB">
      <w:pPr>
        <w:pStyle w:val="CommentText"/>
      </w:pPr>
      <w:r>
        <w:rPr>
          <w:rStyle w:val="CommentReference"/>
        </w:rPr>
        <w:annotationRef/>
      </w:r>
      <w:r>
        <w:t xml:space="preserve">Quebrar esse parágrafo em 02 para ficar mais clara a explicação. Paragráfos muito compridos costumam ficar confusos. </w:t>
      </w:r>
      <w:r>
        <w:rPr>
          <w:rStyle w:val="CommentReference"/>
        </w:rPr>
        <w:annotationRef/>
      </w:r>
    </w:p>
    <w:p w14:paraId="501B1687" w14:textId="77777777" w:rsidR="00C609AB" w:rsidRDefault="00C609AB">
      <w:pPr>
        <w:pStyle w:val="CommentText"/>
      </w:pPr>
    </w:p>
  </w:comment>
  <w:comment w:id="231" w:author="MARCELO LUIZ DO AMARAL" w:date="2023-03-16T16:14:00Z" w:initials="MLDA">
    <w:p w14:paraId="58B55BDA" w14:textId="77777777" w:rsidR="00C609AB" w:rsidRDefault="00C609AB">
      <w:pPr>
        <w:pStyle w:val="CommentText"/>
      </w:pPr>
      <w:r>
        <w:rPr>
          <w:rStyle w:val="CommentReference"/>
        </w:rPr>
        <w:annotationRef/>
      </w:r>
      <w:r>
        <w:t xml:space="preserve">Ao invés de usar a palavra dor, use necessidade. </w:t>
      </w:r>
      <w:r>
        <w:rPr>
          <w:rStyle w:val="CommentReference"/>
        </w:rPr>
        <w:annotationRef/>
      </w:r>
    </w:p>
  </w:comment>
  <w:comment w:id="234" w:author="MARCELO LUIZ DO AMARAL" w:date="2023-03-16T16:20:00Z" w:initials="MLDA">
    <w:p w14:paraId="411239BE" w14:textId="77777777" w:rsidR="001B266C" w:rsidRDefault="001B266C">
      <w:pPr>
        <w:pStyle w:val="CommentText"/>
      </w:pPr>
      <w:r>
        <w:rPr>
          <w:rStyle w:val="CommentReference"/>
        </w:rPr>
        <w:annotationRef/>
      </w:r>
      <w:r>
        <w:t>Sugestão:</w:t>
      </w:r>
      <w:r>
        <w:br/>
      </w:r>
      <w:r>
        <w:br/>
        <w:t xml:space="preserve">O grande desafio é trabalhar a problemática do código de ética, transformando um assunto que é visto como burocrático e cansativa em algo lúdico, interativo e que estimule o colaborador a entender, de fato, o código de ética da empresa. </w:t>
      </w:r>
      <w:r>
        <w:rPr>
          <w:rStyle w:val="CommentReference"/>
        </w:rPr>
        <w:annotationRef/>
      </w:r>
    </w:p>
  </w:comment>
  <w:comment w:id="242" w:author="MARCELO LUIZ DO AMARAL" w:date="2023-03-16T16:23:00Z" w:initials="MLDA">
    <w:p w14:paraId="7B577BC6" w14:textId="77777777" w:rsidR="001B266C" w:rsidRDefault="001B266C">
      <w:pPr>
        <w:pStyle w:val="CommentText"/>
      </w:pPr>
      <w:r>
        <w:rPr>
          <w:rStyle w:val="CommentReference"/>
        </w:rPr>
        <w:annotationRef/>
      </w:r>
      <w:r>
        <w:t>Melhorar o texto, está confuso</w:t>
      </w:r>
      <w:r>
        <w:rPr>
          <w:rStyle w:val="CommentReference"/>
        </w:rPr>
        <w:annotationRef/>
      </w:r>
    </w:p>
  </w:comment>
  <w:comment w:id="266" w:author="MARCELO LUIZ DO AMARAL" w:date="2023-03-16T16:27:00Z" w:initials="MLDA">
    <w:p w14:paraId="3E40E9EB" w14:textId="77777777" w:rsidR="00DF2996" w:rsidRDefault="00DF2996" w:rsidP="0060277A">
      <w:pPr>
        <w:pStyle w:val="CommentText"/>
      </w:pPr>
      <w:r>
        <w:rPr>
          <w:rStyle w:val="CommentReference"/>
        </w:rPr>
        <w:annotationRef/>
      </w:r>
      <w:r>
        <w:t xml:space="preserve">Mantiveram o texto original do documento. Explorar mais indicando particularidades do jogo desenvolvido. </w:t>
      </w:r>
    </w:p>
  </w:comment>
  <w:comment w:id="271" w:author="MARCELO LUIZ DO AMARAL" w:date="2023-03-16T16:29:00Z" w:initials="MLDA">
    <w:p w14:paraId="384666AC" w14:textId="77777777" w:rsidR="00DF2996" w:rsidRDefault="00DF2996" w:rsidP="00035B94">
      <w:pPr>
        <w:pStyle w:val="CommentText"/>
      </w:pPr>
      <w:r>
        <w:rPr>
          <w:rStyle w:val="CommentReference"/>
        </w:rPr>
        <w:annotationRef/>
      </w:r>
      <w:r>
        <w:t xml:space="preserve">Faltam as descrições específicas do jogo! Aqui ainda está o texto original sugerido pelo documento. Precisa exprimir o jogo de vocês. </w:t>
      </w:r>
    </w:p>
  </w:comment>
  <w:comment w:id="315" w:author="MARCELO LUIZ DO AMARAL" w:date="2023-03-16T16:32:00Z" w:initials="MLDA">
    <w:p w14:paraId="15FEF08C" w14:textId="77777777" w:rsidR="00DF2996" w:rsidRDefault="00DF2996">
      <w:pPr>
        <w:pStyle w:val="CommentText"/>
      </w:pPr>
      <w:r>
        <w:rPr>
          <w:rStyle w:val="CommentReference"/>
        </w:rPr>
        <w:annotationRef/>
      </w:r>
      <w:r>
        <w:t>Melhorar o texto!</w:t>
      </w:r>
      <w:r>
        <w:rPr>
          <w:rStyle w:val="CommentReference"/>
        </w:rPr>
        <w:annotationRef/>
      </w:r>
    </w:p>
  </w:comment>
  <w:comment w:id="321" w:author="MARCELO LUIZ DO AMARAL" w:date="2023-03-16T16:34:00Z" w:initials="MLDA">
    <w:p w14:paraId="7030D474" w14:textId="77777777" w:rsidR="00DF2996" w:rsidRDefault="00DF2996">
      <w:pPr>
        <w:pStyle w:val="CommentText"/>
      </w:pPr>
      <w:r>
        <w:rPr>
          <w:rStyle w:val="CommentReference"/>
        </w:rPr>
        <w:annotationRef/>
      </w:r>
      <w:r>
        <w:t xml:space="preserve">Cuidado para não deixar o texto com partes repetitivas ao problematizar a necessidade da V.tal. </w:t>
      </w:r>
      <w:r>
        <w:rPr>
          <w:rStyle w:val="CommentReference"/>
        </w:rPr>
        <w:annotationRef/>
      </w:r>
    </w:p>
  </w:comment>
  <w:comment w:id="430" w:author="MARCELO LUIZ DO AMARAL" w:date="2023-03-16T17:43:00Z" w:initials="MLDA">
    <w:p w14:paraId="65B4CA1C" w14:textId="77777777" w:rsidR="005C1FD9" w:rsidRDefault="005C1FD9">
      <w:pPr>
        <w:pStyle w:val="CommentText"/>
      </w:pPr>
      <w:r>
        <w:rPr>
          <w:rStyle w:val="CommentReference"/>
        </w:rPr>
        <w:annotationRef/>
      </w:r>
      <w:r>
        <w:t xml:space="preserve">Esse parágrafo está muito confuso, melhorar. </w:t>
      </w:r>
      <w:r>
        <w:rPr>
          <w:rStyle w:val="CommentReference"/>
        </w:rPr>
        <w:annotationRef/>
      </w:r>
    </w:p>
  </w:comment>
  <w:comment w:id="475" w:author="MARCELO LUIZ DO AMARAL" w:date="2023-03-16T17:48:00Z" w:initials="MLDA">
    <w:p w14:paraId="6C63A55E" w14:textId="77777777" w:rsidR="005C1FD9" w:rsidRDefault="005C1FD9">
      <w:pPr>
        <w:pStyle w:val="CommentText"/>
      </w:pPr>
      <w:r>
        <w:rPr>
          <w:rStyle w:val="CommentReference"/>
        </w:rPr>
        <w:annotationRef/>
      </w:r>
      <w:r>
        <w:t>Aqui dá para explorar melhor. Pensem no projeto: atiivdades, planejemento, execução, controle, participação e envolvimento, etc.</w:t>
      </w:r>
      <w:r>
        <w:rPr>
          <w:rStyle w:val="CommentReference"/>
        </w:rPr>
        <w:annotationRef/>
      </w:r>
    </w:p>
  </w:comment>
  <w:comment w:id="477" w:author="MARCELO LUIZ DO AMARAL" w:date="2023-03-16T17:52:00Z" w:initials="MLDA">
    <w:p w14:paraId="34D9FF17" w14:textId="77777777" w:rsidR="00376021" w:rsidRDefault="00376021">
      <w:pPr>
        <w:pStyle w:val="CommentText"/>
      </w:pPr>
      <w:r>
        <w:rPr>
          <w:rStyle w:val="CommentReference"/>
        </w:rPr>
        <w:annotationRef/>
      </w:r>
      <w:r>
        <w:t xml:space="preserve">Comente sobre o teste feito com a V.Tal tb. </w:t>
      </w:r>
    </w:p>
    <w:p w14:paraId="29328A59" w14:textId="77777777" w:rsidR="00376021" w:rsidRDefault="00376021" w:rsidP="00FA49AE">
      <w:pPr>
        <w:pStyle w:val="CommentText"/>
      </w:pPr>
      <w:r>
        <w:t xml:space="preserve">Explore o que as outras turmas indicaram para melhorar e mudar nesses quesitos, bem como realce os pontos positivos. </w:t>
      </w:r>
    </w:p>
  </w:comment>
  <w:comment w:id="498" w:author="MARCELO LUIZ DO AMARAL" w:date="2023-03-16T17:54:00Z" w:initials="MLDA">
    <w:p w14:paraId="3E56AADA" w14:textId="39A32709" w:rsidR="00376021" w:rsidRDefault="00376021" w:rsidP="00925A8F">
      <w:pPr>
        <w:pStyle w:val="CommentText"/>
      </w:pPr>
      <w:r>
        <w:rPr>
          <w:rStyle w:val="CommentReference"/>
        </w:rPr>
        <w:annotationRef/>
      </w:r>
      <w:r>
        <w:t>Na próxima semana haverá novos testes entre todas as turmas de 1o módulo. Aproveitar para exprimir realmente a experiencia dos testadores em jogar o jogo.</w:t>
      </w:r>
    </w:p>
  </w:comment>
  <w:comment w:id="686" w:author="MARCELO LUIZ DO AMARAL" w:date="2023-03-16T17:58:00Z" w:initials="MLDA">
    <w:p w14:paraId="5E77DE42" w14:textId="77777777" w:rsidR="00376021" w:rsidRDefault="00376021" w:rsidP="00F319FC">
      <w:pPr>
        <w:pStyle w:val="CommentText"/>
      </w:pPr>
      <w:r>
        <w:rPr>
          <w:rStyle w:val="CommentReference"/>
        </w:rPr>
        <w:annotationRef/>
      </w:r>
      <w:r>
        <w:rPr>
          <w:b/>
          <w:bCs/>
        </w:rPr>
        <w:t>O apêndice não é mencionado no decorrer do documento:</w:t>
      </w:r>
      <w:r>
        <w:br/>
      </w:r>
      <w:r>
        <w:br/>
        <w:t xml:space="preserve">O texto precisa fazer menção aos apêndices. Ou seja, os apêndices precisam estar atrelados ao itens aos quais estão relacionados.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8C80564" w15:done="0"/>
  <w15:commentEx w15:paraId="24B27DC5" w15:done="0"/>
  <w15:commentEx w15:paraId="3F423FCB" w15:done="0"/>
  <w15:commentEx w15:paraId="501B1687" w15:done="0"/>
  <w15:commentEx w15:paraId="58B55BDA" w15:done="0"/>
  <w15:commentEx w15:paraId="411239BE" w15:done="0"/>
  <w15:commentEx w15:paraId="7B577BC6" w15:done="0"/>
  <w15:commentEx w15:paraId="3E40E9EB" w15:done="0"/>
  <w15:commentEx w15:paraId="384666AC" w15:done="0"/>
  <w15:commentEx w15:paraId="15FEF08C" w15:done="0"/>
  <w15:commentEx w15:paraId="7030D474" w15:done="0"/>
  <w15:commentEx w15:paraId="65B4CA1C" w15:done="0"/>
  <w15:commentEx w15:paraId="6C63A55E" w15:done="0"/>
  <w15:commentEx w15:paraId="29328A59" w15:done="0"/>
  <w15:commentEx w15:paraId="3E56AADA" w15:done="0"/>
  <w15:commentEx w15:paraId="5E77DE4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DBDAC" w16cex:dateUtc="2023-03-16T19:09:00Z"/>
  <w16cex:commentExtensible w16cex:durableId="27C8B306" w16cex:dateUtc="2023-03-16T19:09:00Z"/>
  <w16cex:commentExtensible w16cex:durableId="27BDBE91" w16cex:dateUtc="2023-03-16T19:13:00Z"/>
  <w16cex:commentExtensible w16cex:durableId="27BDBEC2" w16cex:dateUtc="2023-03-16T19:13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3-25T01:46:20Z">
              <cr:user userId="ecaacfdeecf90cd7" userProvider="Windows Live" userName="Daniel Mendez"/>
            </cr:reactionInfo>
          </cr:reaction>
        </cr:reactions>
      </w16:ext>
    </w16cex:extLst>
  </w16cex:commentExtensible>
  <w16cex:commentExtensible w16cex:durableId="27BDBEEF" w16cex:dateUtc="2023-03-16T19:14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3-25T01:35:18Z">
              <cr:user userId="ecaacfdeecf90cd7" userProvider="Windows Live" userName="Daniel Mendez"/>
            </cr:reactionInfo>
          </cr:reaction>
        </cr:reactions>
      </w16:ext>
    </w16cex:extLst>
  </w16cex:commentExtensible>
  <w16cex:commentExtensible w16cex:durableId="27BDC056" w16cex:dateUtc="2023-03-16T19:20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3-25T01:35:22Z">
              <cr:user userId="ecaacfdeecf90cd7" userProvider="Windows Live" userName="Daniel Mendez"/>
            </cr:reactionInfo>
          </cr:reaction>
        </cr:reactions>
      </w16:ext>
    </w16cex:extLst>
  </w16cex:commentExtensible>
  <w16cex:commentExtensible w16cex:durableId="27BDC11A" w16cex:dateUtc="2023-03-16T19:23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3-25T01:46:02Z">
              <cr:user userId="ecaacfdeecf90cd7" userProvider="Windows Live" userName="Daniel Mendez"/>
            </cr:reactionInfo>
          </cr:reaction>
        </cr:reactions>
      </w16:ext>
    </w16cex:extLst>
  </w16cex:commentExtensible>
  <w16cex:commentExtensible w16cex:durableId="27BDC1FF" w16cex:dateUtc="2023-03-16T19:27:00Z"/>
  <w16cex:commentExtensible w16cex:durableId="27BDC25E" w16cex:dateUtc="2023-03-16T19:29:00Z"/>
  <w16cex:commentExtensible w16cex:durableId="27BDC329" w16cex:dateUtc="2023-03-16T19:32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3-25T01:52:05Z">
              <cr:user userId="ecaacfdeecf90cd7" userProvider="Windows Live" userName="Daniel Mendez"/>
            </cr:reactionInfo>
          </cr:reaction>
        </cr:reactions>
      </w16:ext>
    </w16cex:extLst>
  </w16cex:commentExtensible>
  <w16cex:commentExtensible w16cex:durableId="27BDC38F" w16cex:dateUtc="2023-03-16T19:34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3-25T01:52:10Z">
              <cr:user userId="ecaacfdeecf90cd7" userProvider="Windows Live" userName="Daniel Mendez"/>
            </cr:reactionInfo>
          </cr:reaction>
        </cr:reactions>
      </w16:ext>
    </w16cex:extLst>
  </w16cex:commentExtensible>
  <w16cex:commentExtensible w16cex:durableId="27BDD3D3" w16cex:dateUtc="2023-03-16T20:43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3-25T02:38:53Z">
              <cr:user userId="ecaacfdeecf90cd7" userProvider="Windows Live" userName="Daniel Mendez"/>
            </cr:reactionInfo>
          </cr:reaction>
        </cr:reactions>
      </w16:ext>
    </w16cex:extLst>
  </w16cex:commentExtensible>
  <w16cex:commentExtensible w16cex:durableId="27BDD4DB" w16cex:dateUtc="2023-03-16T20:48:00Z">
    <w16cex:extLst>
      <w16:ext xmlns:cr="http://schemas.microsoft.com/office/comments/2020/reactions" xmlns="" w16:uri="{CE6994B0-6A32-4C9F-8C6B-6E91EDA988CE}">
        <cr:reactions xmlns:cr="http://schemas.microsoft.com/office/comments/2020/reactions">
          <cr:reaction reactionType="1">
            <cr:reactionInfo dateUtc="2023-03-25T02:23:02Z">
              <cr:user userId="ecaacfdeecf90cd7" userProvider="Windows Live" userName="Daniel Mendez"/>
            </cr:reactionInfo>
          </cr:reaction>
        </cr:reactions>
      </w16:ext>
    </w16cex:extLst>
  </w16cex:commentExtensible>
  <w16cex:commentExtensible w16cex:durableId="27BDD5C6" w16cex:dateUtc="2023-03-16T20:52:00Z"/>
  <w16cex:commentExtensible w16cex:durableId="27BDD672" w16cex:dateUtc="2023-03-16T20:54:00Z"/>
  <w16cex:commentExtensible w16cex:durableId="27BDD737" w16cex:dateUtc="2023-03-16T20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C80564" w16cid:durableId="27BDBDAC"/>
  <w16cid:commentId w16cid:paraId="24B27DC5" w16cid:durableId="27C8B306"/>
  <w16cid:commentId w16cid:paraId="3F423FCB" w16cid:durableId="27BDBE91"/>
  <w16cid:commentId w16cid:paraId="501B1687" w16cid:durableId="27BDBEC2"/>
  <w16cid:commentId w16cid:paraId="58B55BDA" w16cid:durableId="27BDBEEF"/>
  <w16cid:commentId w16cid:paraId="411239BE" w16cid:durableId="27BDC056"/>
  <w16cid:commentId w16cid:paraId="7B577BC6" w16cid:durableId="27BDC11A"/>
  <w16cid:commentId w16cid:paraId="3E40E9EB" w16cid:durableId="27BDC1FF"/>
  <w16cid:commentId w16cid:paraId="384666AC" w16cid:durableId="27BDC25E"/>
  <w16cid:commentId w16cid:paraId="15FEF08C" w16cid:durableId="27BDC329"/>
  <w16cid:commentId w16cid:paraId="7030D474" w16cid:durableId="27BDC38F"/>
  <w16cid:commentId w16cid:paraId="65B4CA1C" w16cid:durableId="27BDD3D3"/>
  <w16cid:commentId w16cid:paraId="6C63A55E" w16cid:durableId="27BDD4DB"/>
  <w16cid:commentId w16cid:paraId="29328A59" w16cid:durableId="27BDD5C6"/>
  <w16cid:commentId w16cid:paraId="3E56AADA" w16cid:durableId="27BDD672"/>
  <w16cid:commentId w16cid:paraId="5E77DE42" w16cid:durableId="27BDD73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2FD4D" w14:textId="77777777" w:rsidR="00FE1F17" w:rsidRDefault="00FE1F17">
      <w:pPr>
        <w:spacing w:line="240" w:lineRule="auto"/>
      </w:pPr>
      <w:r>
        <w:separator/>
      </w:r>
    </w:p>
  </w:endnote>
  <w:endnote w:type="continuationSeparator" w:id="0">
    <w:p w14:paraId="32A6E2CE" w14:textId="77777777" w:rsidR="00FE1F17" w:rsidRDefault="00FE1F17">
      <w:pPr>
        <w:spacing w:line="240" w:lineRule="auto"/>
      </w:pPr>
      <w:r>
        <w:continuationSeparator/>
      </w:r>
    </w:p>
  </w:endnote>
  <w:endnote w:type="continuationNotice" w:id="1">
    <w:p w14:paraId="0EDE0CA9" w14:textId="77777777" w:rsidR="00FE1F17" w:rsidRDefault="00FE1F1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pace Mono">
    <w:altName w:val="Calibri"/>
    <w:panose1 w:val="020B0604020202020204"/>
    <w:charset w:val="00"/>
    <w:family w:val="auto"/>
    <w:pitch w:val="default"/>
  </w:font>
  <w:font w:name="Manrope Medium">
    <w:altName w:val="Calibri"/>
    <w:panose1 w:val="020B0604020202020204"/>
    <w:charset w:val="00"/>
    <w:family w:val="auto"/>
    <w:pitch w:val="default"/>
  </w:font>
  <w:font w:name="Manrope">
    <w:altName w:val="Calibri"/>
    <w:panose1 w:val="020B0604020202020204"/>
    <w:charset w:val="00"/>
    <w:family w:val="auto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FDE99" w14:textId="77777777" w:rsidR="007C75A7" w:rsidRDefault="009664D2">
    <w:pPr>
      <w:pBdr>
        <w:top w:val="nil"/>
        <w:left w:val="nil"/>
        <w:bottom w:val="nil"/>
        <w:right w:val="nil"/>
        <w:between w:val="nil"/>
      </w:pBdr>
      <w:tabs>
        <w:tab w:val="right" w:pos="7920"/>
        <w:tab w:val="center" w:pos="5040"/>
        <w:tab w:val="right" w:pos="10440"/>
      </w:tabs>
      <w:spacing w:line="240" w:lineRule="auto"/>
      <w:rPr>
        <w:color w:val="000000"/>
        <w:sz w:val="16"/>
        <w:szCs w:val="16"/>
      </w:rPr>
    </w:pPr>
    <w:r>
      <w:rPr>
        <w:rFonts w:ascii="Book Antiqua" w:eastAsia="Book Antiqua" w:hAnsi="Book Antiqua" w:cs="Book Antiqua"/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AFA82" w14:textId="77777777" w:rsidR="00FE1F17" w:rsidRDefault="00FE1F17">
      <w:pPr>
        <w:spacing w:line="240" w:lineRule="auto"/>
      </w:pPr>
      <w:r>
        <w:separator/>
      </w:r>
    </w:p>
  </w:footnote>
  <w:footnote w:type="continuationSeparator" w:id="0">
    <w:p w14:paraId="6CFFFA0D" w14:textId="77777777" w:rsidR="00FE1F17" w:rsidRDefault="00FE1F17">
      <w:pPr>
        <w:spacing w:line="240" w:lineRule="auto"/>
      </w:pPr>
      <w:r>
        <w:continuationSeparator/>
      </w:r>
    </w:p>
  </w:footnote>
  <w:footnote w:type="continuationNotice" w:id="1">
    <w:p w14:paraId="3A65D478" w14:textId="77777777" w:rsidR="00FE1F17" w:rsidRDefault="00FE1F17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24034"/>
    <w:multiLevelType w:val="multilevel"/>
    <w:tmpl w:val="B5587C86"/>
    <w:lvl w:ilvl="0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82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90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97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3A004D8F"/>
    <w:multiLevelType w:val="multilevel"/>
    <w:tmpl w:val="4D88C82C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45267D3A"/>
    <w:multiLevelType w:val="multilevel"/>
    <w:tmpl w:val="BFB056CE"/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" w15:restartNumberingAfterBreak="0">
    <w:nsid w:val="47263074"/>
    <w:multiLevelType w:val="multilevel"/>
    <w:tmpl w:val="31CA642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708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F5C714C"/>
    <w:multiLevelType w:val="multilevel"/>
    <w:tmpl w:val="4D88C82C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sz w:val="24"/>
        <w:szCs w:val="24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5" w15:restartNumberingAfterBreak="0">
    <w:nsid w:val="7BB17AE2"/>
    <w:multiLevelType w:val="hybridMultilevel"/>
    <w:tmpl w:val="12441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94523">
    <w:abstractNumId w:val="3"/>
  </w:num>
  <w:num w:numId="2" w16cid:durableId="1224870823">
    <w:abstractNumId w:val="1"/>
  </w:num>
  <w:num w:numId="3" w16cid:durableId="962687454">
    <w:abstractNumId w:val="2"/>
  </w:num>
  <w:num w:numId="4" w16cid:durableId="1732268621">
    <w:abstractNumId w:val="0"/>
  </w:num>
  <w:num w:numId="5" w16cid:durableId="1393623429">
    <w:abstractNumId w:val="5"/>
  </w:num>
  <w:num w:numId="6" w16cid:durableId="130003833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ictor oliveira">
    <w15:presenceInfo w15:providerId="Windows Live" w15:userId="f459a80ed3b8f26d"/>
  </w15:person>
  <w15:person w15:author="MARCELO LUIZ DO AMARAL">
    <w15:presenceInfo w15:providerId="AD" w15:userId="S::goncalves.marcelo@uninove.edu.br::49163296-56a1-4aca-be93-c8e34aa72c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trackRevisions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5A7"/>
    <w:rsid w:val="000048C6"/>
    <w:rsid w:val="00005F8E"/>
    <w:rsid w:val="0000777E"/>
    <w:rsid w:val="0001707E"/>
    <w:rsid w:val="000175DF"/>
    <w:rsid w:val="00027611"/>
    <w:rsid w:val="00044F72"/>
    <w:rsid w:val="000457A6"/>
    <w:rsid w:val="000512B8"/>
    <w:rsid w:val="0006452F"/>
    <w:rsid w:val="00070E4C"/>
    <w:rsid w:val="000712B3"/>
    <w:rsid w:val="00072DC2"/>
    <w:rsid w:val="000754F4"/>
    <w:rsid w:val="000772A4"/>
    <w:rsid w:val="000833B5"/>
    <w:rsid w:val="00085156"/>
    <w:rsid w:val="000938DF"/>
    <w:rsid w:val="000A326A"/>
    <w:rsid w:val="000C0ABC"/>
    <w:rsid w:val="000C1F65"/>
    <w:rsid w:val="000E0F16"/>
    <w:rsid w:val="000E69A4"/>
    <w:rsid w:val="000E76D7"/>
    <w:rsid w:val="000F08A8"/>
    <w:rsid w:val="000F1097"/>
    <w:rsid w:val="000F2E7E"/>
    <w:rsid w:val="000F495C"/>
    <w:rsid w:val="000F502C"/>
    <w:rsid w:val="00100FC9"/>
    <w:rsid w:val="00103B8B"/>
    <w:rsid w:val="00103D0C"/>
    <w:rsid w:val="00105337"/>
    <w:rsid w:val="0011572A"/>
    <w:rsid w:val="00120113"/>
    <w:rsid w:val="001231D5"/>
    <w:rsid w:val="00123299"/>
    <w:rsid w:val="001250E7"/>
    <w:rsid w:val="001318FE"/>
    <w:rsid w:val="00133BAB"/>
    <w:rsid w:val="0013689C"/>
    <w:rsid w:val="00136D45"/>
    <w:rsid w:val="001418CF"/>
    <w:rsid w:val="0014228E"/>
    <w:rsid w:val="00145FF9"/>
    <w:rsid w:val="00150898"/>
    <w:rsid w:val="00153E45"/>
    <w:rsid w:val="00154E33"/>
    <w:rsid w:val="00163A12"/>
    <w:rsid w:val="00166179"/>
    <w:rsid w:val="001663F8"/>
    <w:rsid w:val="00174C82"/>
    <w:rsid w:val="00180A62"/>
    <w:rsid w:val="00191E2B"/>
    <w:rsid w:val="001931F6"/>
    <w:rsid w:val="00193E00"/>
    <w:rsid w:val="0019723A"/>
    <w:rsid w:val="001A1D44"/>
    <w:rsid w:val="001A3041"/>
    <w:rsid w:val="001A3CCC"/>
    <w:rsid w:val="001A4F91"/>
    <w:rsid w:val="001B266C"/>
    <w:rsid w:val="001B7BF6"/>
    <w:rsid w:val="001C1418"/>
    <w:rsid w:val="001C4928"/>
    <w:rsid w:val="001C49AA"/>
    <w:rsid w:val="001C69DA"/>
    <w:rsid w:val="001D0D16"/>
    <w:rsid w:val="001D354D"/>
    <w:rsid w:val="001D6A1F"/>
    <w:rsid w:val="001D75AD"/>
    <w:rsid w:val="001D7E70"/>
    <w:rsid w:val="001F182C"/>
    <w:rsid w:val="0020019B"/>
    <w:rsid w:val="002005EA"/>
    <w:rsid w:val="00207C2F"/>
    <w:rsid w:val="00207CC2"/>
    <w:rsid w:val="00212DC1"/>
    <w:rsid w:val="00222675"/>
    <w:rsid w:val="00243111"/>
    <w:rsid w:val="00262E33"/>
    <w:rsid w:val="00270F14"/>
    <w:rsid w:val="002757A6"/>
    <w:rsid w:val="00281AE8"/>
    <w:rsid w:val="00282878"/>
    <w:rsid w:val="002871C9"/>
    <w:rsid w:val="002A1D59"/>
    <w:rsid w:val="002A232B"/>
    <w:rsid w:val="002A30D4"/>
    <w:rsid w:val="002A767F"/>
    <w:rsid w:val="002B3500"/>
    <w:rsid w:val="002C08DC"/>
    <w:rsid w:val="002C0912"/>
    <w:rsid w:val="002F1759"/>
    <w:rsid w:val="002F29E7"/>
    <w:rsid w:val="002F67B7"/>
    <w:rsid w:val="003048A6"/>
    <w:rsid w:val="00307866"/>
    <w:rsid w:val="00317E0A"/>
    <w:rsid w:val="003222D1"/>
    <w:rsid w:val="00323C17"/>
    <w:rsid w:val="003262D0"/>
    <w:rsid w:val="00327FFE"/>
    <w:rsid w:val="00330ADB"/>
    <w:rsid w:val="003343C7"/>
    <w:rsid w:val="00334699"/>
    <w:rsid w:val="00341F8A"/>
    <w:rsid w:val="00344BBE"/>
    <w:rsid w:val="00364103"/>
    <w:rsid w:val="00366D60"/>
    <w:rsid w:val="00373A4A"/>
    <w:rsid w:val="00376021"/>
    <w:rsid w:val="0037667E"/>
    <w:rsid w:val="00382513"/>
    <w:rsid w:val="003858AF"/>
    <w:rsid w:val="003968B0"/>
    <w:rsid w:val="00397F36"/>
    <w:rsid w:val="003A2243"/>
    <w:rsid w:val="003A6624"/>
    <w:rsid w:val="003A6677"/>
    <w:rsid w:val="003A707C"/>
    <w:rsid w:val="003C3E4A"/>
    <w:rsid w:val="003C58DC"/>
    <w:rsid w:val="003D2D29"/>
    <w:rsid w:val="003E5655"/>
    <w:rsid w:val="003E7210"/>
    <w:rsid w:val="003F1540"/>
    <w:rsid w:val="003F280C"/>
    <w:rsid w:val="003F31AA"/>
    <w:rsid w:val="003F7DD0"/>
    <w:rsid w:val="00401364"/>
    <w:rsid w:val="00401FAF"/>
    <w:rsid w:val="00402CF2"/>
    <w:rsid w:val="004055FB"/>
    <w:rsid w:val="004163B9"/>
    <w:rsid w:val="004163BC"/>
    <w:rsid w:val="00442639"/>
    <w:rsid w:val="00451063"/>
    <w:rsid w:val="004551CC"/>
    <w:rsid w:val="00463C60"/>
    <w:rsid w:val="0047093B"/>
    <w:rsid w:val="00474A65"/>
    <w:rsid w:val="004937AC"/>
    <w:rsid w:val="00495312"/>
    <w:rsid w:val="004975DD"/>
    <w:rsid w:val="004A0C59"/>
    <w:rsid w:val="004A3EBC"/>
    <w:rsid w:val="004A6221"/>
    <w:rsid w:val="004A799C"/>
    <w:rsid w:val="004B1281"/>
    <w:rsid w:val="004B6CC7"/>
    <w:rsid w:val="004C5481"/>
    <w:rsid w:val="004E2A3F"/>
    <w:rsid w:val="004E6A67"/>
    <w:rsid w:val="004E6B41"/>
    <w:rsid w:val="004F25C8"/>
    <w:rsid w:val="004F521F"/>
    <w:rsid w:val="00506F65"/>
    <w:rsid w:val="00507BDC"/>
    <w:rsid w:val="0051044B"/>
    <w:rsid w:val="00511E35"/>
    <w:rsid w:val="00514193"/>
    <w:rsid w:val="0052446D"/>
    <w:rsid w:val="00527B9D"/>
    <w:rsid w:val="00541A45"/>
    <w:rsid w:val="005424F6"/>
    <w:rsid w:val="00550943"/>
    <w:rsid w:val="00551245"/>
    <w:rsid w:val="005516E6"/>
    <w:rsid w:val="005555CD"/>
    <w:rsid w:val="005668E9"/>
    <w:rsid w:val="005737E2"/>
    <w:rsid w:val="0057716A"/>
    <w:rsid w:val="005826C9"/>
    <w:rsid w:val="00586DC6"/>
    <w:rsid w:val="00594F0E"/>
    <w:rsid w:val="00597A58"/>
    <w:rsid w:val="005A6432"/>
    <w:rsid w:val="005A7675"/>
    <w:rsid w:val="005A7C5F"/>
    <w:rsid w:val="005B357E"/>
    <w:rsid w:val="005B6491"/>
    <w:rsid w:val="005C1FD9"/>
    <w:rsid w:val="005C29F8"/>
    <w:rsid w:val="005D1FA7"/>
    <w:rsid w:val="005D38A2"/>
    <w:rsid w:val="005D4ACC"/>
    <w:rsid w:val="005D5A6E"/>
    <w:rsid w:val="005E2721"/>
    <w:rsid w:val="005E4250"/>
    <w:rsid w:val="006005A5"/>
    <w:rsid w:val="006114FC"/>
    <w:rsid w:val="00611E38"/>
    <w:rsid w:val="00613E11"/>
    <w:rsid w:val="00615F2E"/>
    <w:rsid w:val="00620F4B"/>
    <w:rsid w:val="00621BF0"/>
    <w:rsid w:val="00627228"/>
    <w:rsid w:val="00632E9B"/>
    <w:rsid w:val="00643E8B"/>
    <w:rsid w:val="0066190D"/>
    <w:rsid w:val="00667B0D"/>
    <w:rsid w:val="006912A4"/>
    <w:rsid w:val="00691376"/>
    <w:rsid w:val="0069499E"/>
    <w:rsid w:val="0069512A"/>
    <w:rsid w:val="006A0CFE"/>
    <w:rsid w:val="006A123E"/>
    <w:rsid w:val="006B26A8"/>
    <w:rsid w:val="006B3803"/>
    <w:rsid w:val="006B70F1"/>
    <w:rsid w:val="006C0407"/>
    <w:rsid w:val="006C6828"/>
    <w:rsid w:val="006C7DD1"/>
    <w:rsid w:val="006E24D8"/>
    <w:rsid w:val="006E2FE2"/>
    <w:rsid w:val="006E4729"/>
    <w:rsid w:val="006E54CA"/>
    <w:rsid w:val="006F1994"/>
    <w:rsid w:val="006F3298"/>
    <w:rsid w:val="006F465B"/>
    <w:rsid w:val="006F6864"/>
    <w:rsid w:val="006F784B"/>
    <w:rsid w:val="006F78D0"/>
    <w:rsid w:val="006F7E9C"/>
    <w:rsid w:val="0070588C"/>
    <w:rsid w:val="00712BFD"/>
    <w:rsid w:val="00720867"/>
    <w:rsid w:val="00722066"/>
    <w:rsid w:val="007324A1"/>
    <w:rsid w:val="00737064"/>
    <w:rsid w:val="0073770A"/>
    <w:rsid w:val="007439DB"/>
    <w:rsid w:val="00755D92"/>
    <w:rsid w:val="007743EF"/>
    <w:rsid w:val="0077764A"/>
    <w:rsid w:val="00795467"/>
    <w:rsid w:val="00795812"/>
    <w:rsid w:val="0079634F"/>
    <w:rsid w:val="007969DA"/>
    <w:rsid w:val="007B1468"/>
    <w:rsid w:val="007B46B0"/>
    <w:rsid w:val="007B7AC8"/>
    <w:rsid w:val="007C592E"/>
    <w:rsid w:val="007C75A7"/>
    <w:rsid w:val="007D1810"/>
    <w:rsid w:val="007E37FB"/>
    <w:rsid w:val="007F0390"/>
    <w:rsid w:val="007F635E"/>
    <w:rsid w:val="00802903"/>
    <w:rsid w:val="00811BD2"/>
    <w:rsid w:val="0081435F"/>
    <w:rsid w:val="00816136"/>
    <w:rsid w:val="00831ABD"/>
    <w:rsid w:val="0083212B"/>
    <w:rsid w:val="0083254B"/>
    <w:rsid w:val="00833282"/>
    <w:rsid w:val="00841ED7"/>
    <w:rsid w:val="00841F88"/>
    <w:rsid w:val="00842E94"/>
    <w:rsid w:val="00851851"/>
    <w:rsid w:val="00860E90"/>
    <w:rsid w:val="008626BC"/>
    <w:rsid w:val="00863E71"/>
    <w:rsid w:val="008728FE"/>
    <w:rsid w:val="00874F2E"/>
    <w:rsid w:val="00876934"/>
    <w:rsid w:val="0087710B"/>
    <w:rsid w:val="008828A0"/>
    <w:rsid w:val="00887948"/>
    <w:rsid w:val="00887A41"/>
    <w:rsid w:val="008950B5"/>
    <w:rsid w:val="0089535C"/>
    <w:rsid w:val="008A32C3"/>
    <w:rsid w:val="008C3BAE"/>
    <w:rsid w:val="008C3F31"/>
    <w:rsid w:val="008C42BA"/>
    <w:rsid w:val="008C784B"/>
    <w:rsid w:val="008D20FF"/>
    <w:rsid w:val="008D6CD5"/>
    <w:rsid w:val="008E20D7"/>
    <w:rsid w:val="008E29C8"/>
    <w:rsid w:val="008E600F"/>
    <w:rsid w:val="00901CFB"/>
    <w:rsid w:val="00904D34"/>
    <w:rsid w:val="00907111"/>
    <w:rsid w:val="00914711"/>
    <w:rsid w:val="00914A0A"/>
    <w:rsid w:val="0092249F"/>
    <w:rsid w:val="00925E9F"/>
    <w:rsid w:val="00936B23"/>
    <w:rsid w:val="00941BDD"/>
    <w:rsid w:val="00941C07"/>
    <w:rsid w:val="009459D2"/>
    <w:rsid w:val="00946724"/>
    <w:rsid w:val="00953B16"/>
    <w:rsid w:val="00956314"/>
    <w:rsid w:val="009621F9"/>
    <w:rsid w:val="009664D2"/>
    <w:rsid w:val="00966D52"/>
    <w:rsid w:val="00982EC8"/>
    <w:rsid w:val="00990D97"/>
    <w:rsid w:val="009929DC"/>
    <w:rsid w:val="00994A2C"/>
    <w:rsid w:val="009A365B"/>
    <w:rsid w:val="009A7C99"/>
    <w:rsid w:val="009B3334"/>
    <w:rsid w:val="009C74E5"/>
    <w:rsid w:val="009C7849"/>
    <w:rsid w:val="009D5D9C"/>
    <w:rsid w:val="009E4AB0"/>
    <w:rsid w:val="009F18FA"/>
    <w:rsid w:val="009F6020"/>
    <w:rsid w:val="00A06C0B"/>
    <w:rsid w:val="00A07E07"/>
    <w:rsid w:val="00A1192D"/>
    <w:rsid w:val="00A215CA"/>
    <w:rsid w:val="00A3562A"/>
    <w:rsid w:val="00A37106"/>
    <w:rsid w:val="00A37D1F"/>
    <w:rsid w:val="00A45101"/>
    <w:rsid w:val="00A50D50"/>
    <w:rsid w:val="00A51D91"/>
    <w:rsid w:val="00A542D7"/>
    <w:rsid w:val="00A75732"/>
    <w:rsid w:val="00A7616C"/>
    <w:rsid w:val="00A8441A"/>
    <w:rsid w:val="00A85B42"/>
    <w:rsid w:val="00A868FB"/>
    <w:rsid w:val="00A90E32"/>
    <w:rsid w:val="00A93D54"/>
    <w:rsid w:val="00A95D6A"/>
    <w:rsid w:val="00AA1236"/>
    <w:rsid w:val="00AA2275"/>
    <w:rsid w:val="00AA400A"/>
    <w:rsid w:val="00AA673D"/>
    <w:rsid w:val="00AA77F6"/>
    <w:rsid w:val="00AB124D"/>
    <w:rsid w:val="00AB5290"/>
    <w:rsid w:val="00AB69B8"/>
    <w:rsid w:val="00AC4D67"/>
    <w:rsid w:val="00AC533D"/>
    <w:rsid w:val="00AD003F"/>
    <w:rsid w:val="00AD0065"/>
    <w:rsid w:val="00AD740A"/>
    <w:rsid w:val="00AD7A31"/>
    <w:rsid w:val="00AF2743"/>
    <w:rsid w:val="00AF51A0"/>
    <w:rsid w:val="00B053D6"/>
    <w:rsid w:val="00B10979"/>
    <w:rsid w:val="00B20268"/>
    <w:rsid w:val="00B21EFC"/>
    <w:rsid w:val="00B26980"/>
    <w:rsid w:val="00B27D9D"/>
    <w:rsid w:val="00B32587"/>
    <w:rsid w:val="00B446E1"/>
    <w:rsid w:val="00B5065D"/>
    <w:rsid w:val="00B50FB5"/>
    <w:rsid w:val="00B53B5E"/>
    <w:rsid w:val="00B61AF9"/>
    <w:rsid w:val="00B72E9D"/>
    <w:rsid w:val="00B77E20"/>
    <w:rsid w:val="00B819CE"/>
    <w:rsid w:val="00B9501D"/>
    <w:rsid w:val="00BA1B26"/>
    <w:rsid w:val="00BB1336"/>
    <w:rsid w:val="00BB4CAF"/>
    <w:rsid w:val="00BC0E51"/>
    <w:rsid w:val="00BC1586"/>
    <w:rsid w:val="00BC3441"/>
    <w:rsid w:val="00BC650D"/>
    <w:rsid w:val="00BD016A"/>
    <w:rsid w:val="00BD0FFE"/>
    <w:rsid w:val="00BD5900"/>
    <w:rsid w:val="00BF3595"/>
    <w:rsid w:val="00BF50A2"/>
    <w:rsid w:val="00BF6E12"/>
    <w:rsid w:val="00C00950"/>
    <w:rsid w:val="00C04F24"/>
    <w:rsid w:val="00C14A83"/>
    <w:rsid w:val="00C15E92"/>
    <w:rsid w:val="00C335C4"/>
    <w:rsid w:val="00C3594F"/>
    <w:rsid w:val="00C47423"/>
    <w:rsid w:val="00C57D7B"/>
    <w:rsid w:val="00C609AB"/>
    <w:rsid w:val="00C66FAC"/>
    <w:rsid w:val="00C70A5F"/>
    <w:rsid w:val="00C760A5"/>
    <w:rsid w:val="00C760CC"/>
    <w:rsid w:val="00C816F1"/>
    <w:rsid w:val="00C87226"/>
    <w:rsid w:val="00C91DF5"/>
    <w:rsid w:val="00C95856"/>
    <w:rsid w:val="00CA0EFB"/>
    <w:rsid w:val="00CA19F4"/>
    <w:rsid w:val="00CA3931"/>
    <w:rsid w:val="00CA5AA9"/>
    <w:rsid w:val="00CB2203"/>
    <w:rsid w:val="00CB373C"/>
    <w:rsid w:val="00CB3B4C"/>
    <w:rsid w:val="00CD228D"/>
    <w:rsid w:val="00CD336E"/>
    <w:rsid w:val="00CD47D2"/>
    <w:rsid w:val="00CD7E12"/>
    <w:rsid w:val="00CE065B"/>
    <w:rsid w:val="00CE43B5"/>
    <w:rsid w:val="00CF177A"/>
    <w:rsid w:val="00CF17A2"/>
    <w:rsid w:val="00CF4270"/>
    <w:rsid w:val="00D0628C"/>
    <w:rsid w:val="00D07860"/>
    <w:rsid w:val="00D16739"/>
    <w:rsid w:val="00D20F30"/>
    <w:rsid w:val="00D21CF6"/>
    <w:rsid w:val="00D22835"/>
    <w:rsid w:val="00D232CD"/>
    <w:rsid w:val="00D24C7B"/>
    <w:rsid w:val="00D372A7"/>
    <w:rsid w:val="00D37AEC"/>
    <w:rsid w:val="00D52817"/>
    <w:rsid w:val="00D53952"/>
    <w:rsid w:val="00D60687"/>
    <w:rsid w:val="00D77549"/>
    <w:rsid w:val="00D80B5F"/>
    <w:rsid w:val="00D80B7E"/>
    <w:rsid w:val="00D84E42"/>
    <w:rsid w:val="00D87A1F"/>
    <w:rsid w:val="00D921C6"/>
    <w:rsid w:val="00D93669"/>
    <w:rsid w:val="00DA13C3"/>
    <w:rsid w:val="00DA7EA1"/>
    <w:rsid w:val="00DB5B64"/>
    <w:rsid w:val="00DB7BDB"/>
    <w:rsid w:val="00DC3A31"/>
    <w:rsid w:val="00DD4267"/>
    <w:rsid w:val="00DE1B06"/>
    <w:rsid w:val="00DE7C4F"/>
    <w:rsid w:val="00DF2996"/>
    <w:rsid w:val="00DF4DB1"/>
    <w:rsid w:val="00DF5BE8"/>
    <w:rsid w:val="00DF63F2"/>
    <w:rsid w:val="00E00145"/>
    <w:rsid w:val="00E06839"/>
    <w:rsid w:val="00E26DC9"/>
    <w:rsid w:val="00E36E21"/>
    <w:rsid w:val="00E374EF"/>
    <w:rsid w:val="00E42169"/>
    <w:rsid w:val="00E45971"/>
    <w:rsid w:val="00E54949"/>
    <w:rsid w:val="00E620F2"/>
    <w:rsid w:val="00E670B1"/>
    <w:rsid w:val="00E702B4"/>
    <w:rsid w:val="00E738E2"/>
    <w:rsid w:val="00E760E1"/>
    <w:rsid w:val="00E776F8"/>
    <w:rsid w:val="00E824F5"/>
    <w:rsid w:val="00E82EF3"/>
    <w:rsid w:val="00E851BA"/>
    <w:rsid w:val="00E85D66"/>
    <w:rsid w:val="00E86B84"/>
    <w:rsid w:val="00E871E8"/>
    <w:rsid w:val="00E97466"/>
    <w:rsid w:val="00EA24C1"/>
    <w:rsid w:val="00EB2B43"/>
    <w:rsid w:val="00EB346C"/>
    <w:rsid w:val="00EC021A"/>
    <w:rsid w:val="00EC51F0"/>
    <w:rsid w:val="00EC57FD"/>
    <w:rsid w:val="00EC6F6E"/>
    <w:rsid w:val="00ED4E87"/>
    <w:rsid w:val="00ED7A8F"/>
    <w:rsid w:val="00ED7BE9"/>
    <w:rsid w:val="00EE060C"/>
    <w:rsid w:val="00EF5F80"/>
    <w:rsid w:val="00EF6471"/>
    <w:rsid w:val="00F003A1"/>
    <w:rsid w:val="00F06217"/>
    <w:rsid w:val="00F10908"/>
    <w:rsid w:val="00F118AC"/>
    <w:rsid w:val="00F14B19"/>
    <w:rsid w:val="00F14CF9"/>
    <w:rsid w:val="00F21D1C"/>
    <w:rsid w:val="00F23090"/>
    <w:rsid w:val="00F230D5"/>
    <w:rsid w:val="00F24B5C"/>
    <w:rsid w:val="00F2529C"/>
    <w:rsid w:val="00F26B6A"/>
    <w:rsid w:val="00F300D0"/>
    <w:rsid w:val="00F32EAE"/>
    <w:rsid w:val="00F504F9"/>
    <w:rsid w:val="00F55B96"/>
    <w:rsid w:val="00F70946"/>
    <w:rsid w:val="00F72827"/>
    <w:rsid w:val="00F8043D"/>
    <w:rsid w:val="00F90636"/>
    <w:rsid w:val="00F906DF"/>
    <w:rsid w:val="00FA44EC"/>
    <w:rsid w:val="00FB055A"/>
    <w:rsid w:val="00FB175A"/>
    <w:rsid w:val="00FB17B0"/>
    <w:rsid w:val="00FB4F90"/>
    <w:rsid w:val="00FB5455"/>
    <w:rsid w:val="00FD0189"/>
    <w:rsid w:val="00FD7105"/>
    <w:rsid w:val="00FD7246"/>
    <w:rsid w:val="00FE1F17"/>
    <w:rsid w:val="00FE2870"/>
    <w:rsid w:val="00FF7320"/>
    <w:rsid w:val="00FF7936"/>
    <w:rsid w:val="01A3976B"/>
    <w:rsid w:val="0300CACC"/>
    <w:rsid w:val="033FD806"/>
    <w:rsid w:val="040EE411"/>
    <w:rsid w:val="06402548"/>
    <w:rsid w:val="0710766E"/>
    <w:rsid w:val="0745ED5B"/>
    <w:rsid w:val="07C16C86"/>
    <w:rsid w:val="0897A761"/>
    <w:rsid w:val="0900101D"/>
    <w:rsid w:val="0A080CDC"/>
    <w:rsid w:val="0AB17C0B"/>
    <w:rsid w:val="0B6646F4"/>
    <w:rsid w:val="0B76DFBB"/>
    <w:rsid w:val="0BCDE662"/>
    <w:rsid w:val="0C2E6293"/>
    <w:rsid w:val="0C8BF4FF"/>
    <w:rsid w:val="0CCE5C38"/>
    <w:rsid w:val="0D84D75E"/>
    <w:rsid w:val="0EB74D7C"/>
    <w:rsid w:val="0EBECAC8"/>
    <w:rsid w:val="0ECD05AF"/>
    <w:rsid w:val="10923D25"/>
    <w:rsid w:val="122427C2"/>
    <w:rsid w:val="12ACB3DF"/>
    <w:rsid w:val="12C4860E"/>
    <w:rsid w:val="139E892C"/>
    <w:rsid w:val="145FE635"/>
    <w:rsid w:val="153EA513"/>
    <w:rsid w:val="15527A38"/>
    <w:rsid w:val="15986D46"/>
    <w:rsid w:val="15BA243E"/>
    <w:rsid w:val="168287DE"/>
    <w:rsid w:val="1689090B"/>
    <w:rsid w:val="16B01240"/>
    <w:rsid w:val="16D81794"/>
    <w:rsid w:val="1706E616"/>
    <w:rsid w:val="18192E3B"/>
    <w:rsid w:val="198F4B95"/>
    <w:rsid w:val="19AAA89E"/>
    <w:rsid w:val="19B5BD52"/>
    <w:rsid w:val="1B1C489C"/>
    <w:rsid w:val="1C614527"/>
    <w:rsid w:val="1E13488D"/>
    <w:rsid w:val="1F483931"/>
    <w:rsid w:val="1FD5C814"/>
    <w:rsid w:val="212BD838"/>
    <w:rsid w:val="220D58A2"/>
    <w:rsid w:val="2323F5EA"/>
    <w:rsid w:val="2350F467"/>
    <w:rsid w:val="244D1324"/>
    <w:rsid w:val="26A7B0D8"/>
    <w:rsid w:val="27CACF2D"/>
    <w:rsid w:val="28B1E9D5"/>
    <w:rsid w:val="2B0AF3F2"/>
    <w:rsid w:val="2B2FD218"/>
    <w:rsid w:val="2BD81CEF"/>
    <w:rsid w:val="2C93F5E5"/>
    <w:rsid w:val="2EC6FD84"/>
    <w:rsid w:val="2EEFFEF7"/>
    <w:rsid w:val="2F2A79A5"/>
    <w:rsid w:val="2F3AEA33"/>
    <w:rsid w:val="2F97DA8F"/>
    <w:rsid w:val="2FEAB256"/>
    <w:rsid w:val="31126337"/>
    <w:rsid w:val="31DB53B7"/>
    <w:rsid w:val="322574AA"/>
    <w:rsid w:val="326CC979"/>
    <w:rsid w:val="336EAAAD"/>
    <w:rsid w:val="34066ECB"/>
    <w:rsid w:val="34FD58EC"/>
    <w:rsid w:val="35383746"/>
    <w:rsid w:val="358D0846"/>
    <w:rsid w:val="35FDCDC7"/>
    <w:rsid w:val="35FF615E"/>
    <w:rsid w:val="367059B0"/>
    <w:rsid w:val="36BBDC64"/>
    <w:rsid w:val="37CCC2C8"/>
    <w:rsid w:val="39C9A6D2"/>
    <w:rsid w:val="3B89593A"/>
    <w:rsid w:val="3C4F5462"/>
    <w:rsid w:val="3D971E0C"/>
    <w:rsid w:val="3E08EB3F"/>
    <w:rsid w:val="3E09E75E"/>
    <w:rsid w:val="3ED69589"/>
    <w:rsid w:val="41122226"/>
    <w:rsid w:val="4120CD47"/>
    <w:rsid w:val="41ADECEB"/>
    <w:rsid w:val="427944E8"/>
    <w:rsid w:val="429A4F38"/>
    <w:rsid w:val="429EE1C4"/>
    <w:rsid w:val="4310D635"/>
    <w:rsid w:val="43129C9D"/>
    <w:rsid w:val="43488E5C"/>
    <w:rsid w:val="4442459C"/>
    <w:rsid w:val="44DD3B80"/>
    <w:rsid w:val="458A9B2B"/>
    <w:rsid w:val="4592230F"/>
    <w:rsid w:val="4592ED58"/>
    <w:rsid w:val="4640EF13"/>
    <w:rsid w:val="46760BF1"/>
    <w:rsid w:val="478C7763"/>
    <w:rsid w:val="483BB3A1"/>
    <w:rsid w:val="4990BC13"/>
    <w:rsid w:val="49E297BB"/>
    <w:rsid w:val="4B146036"/>
    <w:rsid w:val="4C27D74B"/>
    <w:rsid w:val="4C4629AC"/>
    <w:rsid w:val="4C6AD501"/>
    <w:rsid w:val="4C788E9B"/>
    <w:rsid w:val="4E6233FD"/>
    <w:rsid w:val="4F85E9CA"/>
    <w:rsid w:val="4FA4DE3B"/>
    <w:rsid w:val="50ABD443"/>
    <w:rsid w:val="5259A9C4"/>
    <w:rsid w:val="5297880E"/>
    <w:rsid w:val="529F382B"/>
    <w:rsid w:val="52CA3C74"/>
    <w:rsid w:val="53AEBCCE"/>
    <w:rsid w:val="541463FE"/>
    <w:rsid w:val="5476B12F"/>
    <w:rsid w:val="54AADC86"/>
    <w:rsid w:val="5552AC8B"/>
    <w:rsid w:val="5553B43D"/>
    <w:rsid w:val="5570CD16"/>
    <w:rsid w:val="55B5F5DB"/>
    <w:rsid w:val="560FC9A1"/>
    <w:rsid w:val="57057A3A"/>
    <w:rsid w:val="575C4E10"/>
    <w:rsid w:val="5761A04D"/>
    <w:rsid w:val="5786EEAD"/>
    <w:rsid w:val="585BF99D"/>
    <w:rsid w:val="588A4D4D"/>
    <w:rsid w:val="588A58E0"/>
    <w:rsid w:val="593201A7"/>
    <w:rsid w:val="5A9250A3"/>
    <w:rsid w:val="5AC6E0A1"/>
    <w:rsid w:val="5B8BA241"/>
    <w:rsid w:val="5BF0E4CA"/>
    <w:rsid w:val="5BF73DBE"/>
    <w:rsid w:val="5D368365"/>
    <w:rsid w:val="5E058F70"/>
    <w:rsid w:val="5E922234"/>
    <w:rsid w:val="5F313C60"/>
    <w:rsid w:val="5F61D04F"/>
    <w:rsid w:val="5F83AF80"/>
    <w:rsid w:val="5FA16A69"/>
    <w:rsid w:val="6002C613"/>
    <w:rsid w:val="6023061A"/>
    <w:rsid w:val="60864F6A"/>
    <w:rsid w:val="60E1468D"/>
    <w:rsid w:val="60E93413"/>
    <w:rsid w:val="61A0B6EB"/>
    <w:rsid w:val="62F6C614"/>
    <w:rsid w:val="632B570D"/>
    <w:rsid w:val="639065CA"/>
    <w:rsid w:val="63BCC13C"/>
    <w:rsid w:val="64B2225E"/>
    <w:rsid w:val="64DDF1EB"/>
    <w:rsid w:val="65048AE6"/>
    <w:rsid w:val="656EC4A2"/>
    <w:rsid w:val="65E1E803"/>
    <w:rsid w:val="66ADA5A2"/>
    <w:rsid w:val="6754524A"/>
    <w:rsid w:val="6756AF2F"/>
    <w:rsid w:val="6939DEF7"/>
    <w:rsid w:val="69BA4120"/>
    <w:rsid w:val="6ABEA772"/>
    <w:rsid w:val="6B99A6AF"/>
    <w:rsid w:val="6D2C0186"/>
    <w:rsid w:val="6DBFFC66"/>
    <w:rsid w:val="6EAAA3DE"/>
    <w:rsid w:val="711BE3D6"/>
    <w:rsid w:val="712C8830"/>
    <w:rsid w:val="721204A9"/>
    <w:rsid w:val="7426226F"/>
    <w:rsid w:val="7494BCE1"/>
    <w:rsid w:val="749E6FD4"/>
    <w:rsid w:val="75F14E32"/>
    <w:rsid w:val="76966648"/>
    <w:rsid w:val="76B5E799"/>
    <w:rsid w:val="7819D895"/>
    <w:rsid w:val="79652F0F"/>
    <w:rsid w:val="7B980F70"/>
    <w:rsid w:val="7BC30921"/>
    <w:rsid w:val="7C8BC6D0"/>
    <w:rsid w:val="7CDAA383"/>
    <w:rsid w:val="7D32D81F"/>
    <w:rsid w:val="7D4C6523"/>
    <w:rsid w:val="7DE23B9B"/>
    <w:rsid w:val="7F1B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9E9220"/>
  <w15:docId w15:val="{35AACAD4-9701-407B-A3CD-6E302138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pageBreakBefore/>
      <w:pBdr>
        <w:top w:val="single" w:sz="36" w:space="1" w:color="000000"/>
      </w:pBdr>
      <w:spacing w:before="240" w:after="60" w:line="360" w:lineRule="auto"/>
      <w:jc w:val="both"/>
    </w:pPr>
    <w:rPr>
      <w:rFonts w:ascii="Space Mono" w:eastAsia="Space Mono" w:hAnsi="Space Mono" w:cs="Space Mono"/>
      <w:b/>
      <w:sz w:val="32"/>
      <w:szCs w:val="3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1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6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7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8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9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a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b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c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d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e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0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1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2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3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4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5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6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7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8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9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table" w:customStyle="1" w:styleId="afa">
    <w:basedOn w:val="TableNormal4"/>
    <w:tblPr>
      <w:tblStyleRowBandSize w:val="1"/>
      <w:tblStyleColBandSize w:val="1"/>
      <w:tblCellMar>
        <w:left w:w="96" w:type="dxa"/>
        <w:right w:w="96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C609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609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609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09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09AB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609AB"/>
    <w:pPr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DA7EA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EA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unhideWhenUsed/>
    <w:rsid w:val="00AA227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2275"/>
  </w:style>
  <w:style w:type="paragraph" w:styleId="Footer">
    <w:name w:val="footer"/>
    <w:basedOn w:val="Normal"/>
    <w:link w:val="FooterChar"/>
    <w:uiPriority w:val="99"/>
    <w:semiHidden/>
    <w:unhideWhenUsed/>
    <w:rsid w:val="00AA227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2275"/>
  </w:style>
  <w:style w:type="paragraph" w:styleId="ListParagraph">
    <w:name w:val="List Paragraph"/>
    <w:basedOn w:val="Normal"/>
    <w:uiPriority w:val="34"/>
    <w:qFormat/>
    <w:rsid w:val="0002761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D0D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jp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11/relationships/people" Target="peop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lCguJF9sOaqYGvvB6xXJ0R3si3Q==">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3BDF92A-84F2-5E4D-9CFA-54B2A122B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4387</Words>
  <Characters>25012</Characters>
  <Application>Microsoft Office Word</Application>
  <DocSecurity>0</DocSecurity>
  <Lines>208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29341</CharactersWithSpaces>
  <SharedDoc>false</SharedDoc>
  <HLinks>
    <vt:vector size="12" baseType="variant">
      <vt:variant>
        <vt:i4>196682</vt:i4>
      </vt:variant>
      <vt:variant>
        <vt:i4>3</vt:i4>
      </vt:variant>
      <vt:variant>
        <vt:i4>0</vt:i4>
      </vt:variant>
      <vt:variant>
        <vt:i4>5</vt:i4>
      </vt:variant>
      <vt:variant>
        <vt:lpwstr>https://shatteredreality.itch.io/modern-city</vt:lpwstr>
      </vt:variant>
      <vt:variant>
        <vt:lpwstr/>
      </vt:variant>
      <vt:variant>
        <vt:i4>2686979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_heading=h.147n2zr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oliveira</dc:creator>
  <cp:lastModifiedBy>victor oliveira</cp:lastModifiedBy>
  <cp:revision>272</cp:revision>
  <dcterms:created xsi:type="dcterms:W3CDTF">2023-03-22T02:54:00Z</dcterms:created>
  <dcterms:modified xsi:type="dcterms:W3CDTF">2023-03-25T02:48:00Z</dcterms:modified>
</cp:coreProperties>
</file>